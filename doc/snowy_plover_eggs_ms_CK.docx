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E7B6E1" w14:textId="0FAE8A6B" w:rsidR="00A64233" w:rsidRDefault="003F4612" w:rsidP="002A3B2A">
      <w:pPr>
        <w:spacing w:line="360" w:lineRule="auto"/>
        <w:jc w:val="both"/>
        <w:rPr>
          <w:rFonts w:ascii="Times New Roman" w:hAnsi="Times New Roman" w:cs="Times New Roman"/>
          <w:b/>
          <w:bCs/>
        </w:rPr>
      </w:pPr>
      <w:commentRangeStart w:id="0"/>
      <w:r w:rsidRPr="002A3B2A">
        <w:rPr>
          <w:rFonts w:ascii="Times New Roman" w:hAnsi="Times New Roman" w:cs="Times New Roman"/>
          <w:b/>
          <w:bCs/>
        </w:rPr>
        <w:t>Female</w:t>
      </w:r>
      <w:r w:rsidR="00C621B9">
        <w:rPr>
          <w:rFonts w:ascii="Times New Roman" w:hAnsi="Times New Roman" w:cs="Times New Roman"/>
          <w:b/>
          <w:bCs/>
        </w:rPr>
        <w:t>-female</w:t>
      </w:r>
      <w:r w:rsidR="0031797F" w:rsidRPr="002A3B2A">
        <w:rPr>
          <w:rFonts w:ascii="Times New Roman" w:hAnsi="Times New Roman" w:cs="Times New Roman"/>
          <w:b/>
          <w:bCs/>
        </w:rPr>
        <w:t xml:space="preserve"> scramble competition</w:t>
      </w:r>
      <w:r w:rsidRPr="002A3B2A">
        <w:rPr>
          <w:rFonts w:ascii="Times New Roman" w:hAnsi="Times New Roman" w:cs="Times New Roman"/>
          <w:b/>
          <w:bCs/>
        </w:rPr>
        <w:t>, not senescence,</w:t>
      </w:r>
      <w:r w:rsidR="0031797F" w:rsidRPr="002A3B2A">
        <w:rPr>
          <w:rFonts w:ascii="Times New Roman" w:hAnsi="Times New Roman" w:cs="Times New Roman"/>
          <w:b/>
          <w:bCs/>
        </w:rPr>
        <w:t xml:space="preserve"> </w:t>
      </w:r>
      <w:commentRangeEnd w:id="0"/>
      <w:r w:rsidR="007D2AB1">
        <w:rPr>
          <w:rStyle w:val="CommentReference"/>
          <w:rFonts w:ascii="Times New Roman" w:eastAsia="Times New Roman" w:hAnsi="Times New Roman" w:cs="Times New Roman"/>
        </w:rPr>
        <w:commentReference w:id="0"/>
      </w:r>
      <w:r w:rsidRPr="002A3B2A">
        <w:rPr>
          <w:rFonts w:ascii="Times New Roman" w:hAnsi="Times New Roman" w:cs="Times New Roman"/>
          <w:b/>
          <w:bCs/>
        </w:rPr>
        <w:t>shapes egg size variation in a long-lived polyandrous shorebird</w:t>
      </w:r>
    </w:p>
    <w:p w14:paraId="3600F653" w14:textId="77777777" w:rsidR="00A64233" w:rsidRPr="002A3B2A" w:rsidRDefault="00A64233" w:rsidP="00417D61">
      <w:pPr>
        <w:suppressLineNumbers/>
        <w:spacing w:line="360" w:lineRule="auto"/>
        <w:jc w:val="both"/>
        <w:rPr>
          <w:rFonts w:ascii="Times New Roman" w:hAnsi="Times New Roman" w:cs="Times New Roman"/>
          <w:b/>
          <w:bCs/>
        </w:rPr>
      </w:pPr>
    </w:p>
    <w:p w14:paraId="374FFBC7" w14:textId="70C7F289" w:rsidR="002A3B2A" w:rsidRDefault="002A3B2A"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Abstract (</w:t>
      </w:r>
      <w:r>
        <w:rPr>
          <w:rFonts w:ascii="Times New Roman" w:hAnsi="Times New Roman" w:cs="Times New Roman"/>
          <w:i/>
          <w:iCs/>
          <w:lang w:val="en-GB"/>
        </w:rPr>
        <w:t>X</w:t>
      </w:r>
      <w:r w:rsidRPr="002A3B2A">
        <w:rPr>
          <w:rFonts w:ascii="Times New Roman" w:hAnsi="Times New Roman" w:cs="Times New Roman"/>
          <w:i/>
          <w:iCs/>
          <w:lang w:val="en-GB"/>
        </w:rPr>
        <w:t xml:space="preserve"> words):</w:t>
      </w:r>
    </w:p>
    <w:p w14:paraId="41B06E13" w14:textId="77777777" w:rsidR="00A64233" w:rsidRPr="002A3B2A" w:rsidRDefault="00A64233" w:rsidP="00417D61">
      <w:pPr>
        <w:suppressLineNumbers/>
        <w:spacing w:line="360" w:lineRule="auto"/>
        <w:jc w:val="both"/>
        <w:rPr>
          <w:rFonts w:ascii="Times New Roman" w:hAnsi="Times New Roman" w:cs="Times New Roman"/>
          <w:i/>
          <w:iCs/>
          <w:lang w:val="en-GB"/>
        </w:rPr>
      </w:pPr>
    </w:p>
    <w:p w14:paraId="26D488B8" w14:textId="2669480F" w:rsidR="007769F1" w:rsidRDefault="002A3B2A"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Impact Summary (</w:t>
      </w:r>
      <w:r>
        <w:rPr>
          <w:rFonts w:ascii="Times New Roman" w:hAnsi="Times New Roman" w:cs="Times New Roman"/>
          <w:i/>
          <w:iCs/>
          <w:lang w:val="en-GB"/>
        </w:rPr>
        <w:t>X</w:t>
      </w:r>
      <w:r w:rsidRPr="002A3B2A">
        <w:rPr>
          <w:rFonts w:ascii="Times New Roman" w:hAnsi="Times New Roman" w:cs="Times New Roman"/>
          <w:i/>
          <w:iCs/>
          <w:lang w:val="en-GB"/>
        </w:rPr>
        <w:t xml:space="preserve"> words):</w:t>
      </w:r>
    </w:p>
    <w:p w14:paraId="2FFE286A" w14:textId="77777777" w:rsidR="00A64233" w:rsidRPr="002A3B2A" w:rsidRDefault="00A64233" w:rsidP="00417D61">
      <w:pPr>
        <w:suppressLineNumbers/>
        <w:spacing w:line="360" w:lineRule="auto"/>
        <w:jc w:val="both"/>
        <w:rPr>
          <w:rFonts w:ascii="Times New Roman" w:hAnsi="Times New Roman" w:cs="Times New Roman"/>
          <w:i/>
          <w:iCs/>
          <w:lang w:val="en-GB"/>
        </w:rPr>
      </w:pPr>
    </w:p>
    <w:p w14:paraId="0D15D17C" w14:textId="55A4FF91" w:rsidR="002A3B2A" w:rsidRDefault="002A3B2A" w:rsidP="002A3B2A">
      <w:pPr>
        <w:spacing w:line="360" w:lineRule="auto"/>
        <w:jc w:val="both"/>
        <w:rPr>
          <w:rFonts w:ascii="Times New Roman" w:hAnsi="Times New Roman" w:cs="Times New Roman"/>
          <w:i/>
          <w:iCs/>
        </w:rPr>
      </w:pPr>
      <w:r>
        <w:rPr>
          <w:rFonts w:ascii="Times New Roman" w:hAnsi="Times New Roman" w:cs="Times New Roman"/>
          <w:i/>
          <w:iCs/>
        </w:rPr>
        <w:t>Main text:</w:t>
      </w:r>
    </w:p>
    <w:p w14:paraId="35ED3485" w14:textId="2F6B3B8A" w:rsidR="002A3B2A" w:rsidRPr="002A3B2A" w:rsidRDefault="002A3B2A" w:rsidP="002A3B2A">
      <w:pPr>
        <w:spacing w:line="360" w:lineRule="auto"/>
        <w:jc w:val="both"/>
        <w:rPr>
          <w:rFonts w:ascii="Times New Roman" w:hAnsi="Times New Roman" w:cs="Times New Roman"/>
        </w:rPr>
      </w:pPr>
      <w:r>
        <w:rPr>
          <w:rFonts w:ascii="Times New Roman" w:hAnsi="Times New Roman" w:cs="Times New Roman"/>
        </w:rPr>
        <w:t>INTRODUCTION (X words)</w:t>
      </w:r>
    </w:p>
    <w:p w14:paraId="2F289E14" w14:textId="1AE3656D" w:rsidR="00CA5A9D" w:rsidRPr="002A3B2A" w:rsidRDefault="00626725" w:rsidP="002A3B2A">
      <w:pPr>
        <w:spacing w:line="360" w:lineRule="auto"/>
        <w:jc w:val="both"/>
        <w:rPr>
          <w:rFonts w:ascii="Times New Roman" w:hAnsi="Times New Roman" w:cs="Times New Roman"/>
          <w:lang w:val="en-GB"/>
        </w:rPr>
      </w:pPr>
      <w:del w:id="1" w:author="Clemens" w:date="2021-05-05T10:17:00Z">
        <w:r w:rsidRPr="002A3B2A" w:rsidDel="007D2AB1">
          <w:rPr>
            <w:rFonts w:ascii="Times New Roman" w:hAnsi="Times New Roman" w:cs="Times New Roman"/>
            <w:lang w:val="en-GB"/>
          </w:rPr>
          <w:delText>A key theory for the evolution of reduced male gamete size is sexual selection under male-male competition: sperm quality is traded off with sperm quantity to maximize fertilization success</w:delText>
        </w:r>
        <w:r w:rsidR="00F531F1" w:rsidDel="007D2AB1">
          <w:rPr>
            <w:rFonts w:ascii="Times New Roman" w:hAnsi="Times New Roman" w:cs="Times New Roman"/>
            <w:lang w:val="en-GB"/>
          </w:rPr>
          <w:delText xml:space="preserve"> </w:delText>
        </w:r>
        <w:r w:rsidR="00094EEE" w:rsidDel="007D2AB1">
          <w:rPr>
            <w:rFonts w:ascii="Times New Roman" w:hAnsi="Times New Roman" w:cs="Times New Roman"/>
          </w:rPr>
          <w:fldChar w:fldCharType="begin"/>
        </w:r>
        <w:r w:rsidR="00472B4F" w:rsidDel="007D2AB1">
          <w:rPr>
            <w:rFonts w:ascii="Times New Roman" w:hAnsi="Times New Roman" w:cs="Times New Roman"/>
          </w:rPr>
          <w:delInstrText xml:space="preserve"> ADDIN PAPERS2_CITATIONS &lt;citation&gt;&lt;priority&gt;0&lt;/priority&gt;&lt;uuid&gt;1B19E3D4-C170-4D83-9AB3-780CEA87D6DC&lt;/uuid&gt;&lt;publications&gt;&lt;publication&gt;&lt;subtype&gt;400&lt;/subtype&gt;&lt;publisher&gt;Academic Press&lt;/publisher&gt;&lt;title&gt;Why are there so many tiny sperm? Sperm competition and the maintenance of two sexes&lt;/title&gt;&lt;url&gt;https://www.sciencedirect.com/science/article/pii/0022519382902259&lt;/url&gt;&lt;volume&gt;96&lt;/volume&gt;&lt;publication_date&gt;99198205211200000000222000&lt;/publication_date&gt;&lt;uuid&gt;C59079F8-DF71-4C0B-BFF1-B3A381E98C9F&lt;/uuid&gt;&lt;type&gt;400&lt;/type&gt;&lt;number&gt;2&lt;/number&gt;&lt;startpage&gt;281&lt;/startpage&gt;&lt;endpage&gt;294&lt;/endpage&gt;&lt;bundle&gt;&lt;publication&gt;&lt;title&gt;Journal of Theoretical Biology&lt;/title&gt;&lt;uuid&gt;BF13E2A5-7E34-4BBF-95EC-57AB4AD258FD&lt;/uuid&gt;&lt;subtype&gt;-100&lt;/subtype&gt;&lt;type&gt;-100&lt;/type&gt;&lt;/publication&gt;&lt;/bundle&gt;&lt;authors&gt;&lt;author&gt;&lt;lastName&gt;Parker&lt;/lastName&gt;&lt;firstName&gt;G&lt;/firstName&gt;&lt;middleNames&gt;A&lt;/middleNames&gt;&lt;/author&gt;&lt;/authors&gt;&lt;/publication&gt;&lt;/publications&gt;&lt;cites&gt;&lt;/cites&gt;&lt;/citation&gt;</w:delInstrText>
        </w:r>
        <w:r w:rsidR="00094EEE" w:rsidDel="007D2AB1">
          <w:rPr>
            <w:rFonts w:ascii="Times New Roman" w:hAnsi="Times New Roman" w:cs="Times New Roman"/>
          </w:rPr>
          <w:fldChar w:fldCharType="separate"/>
        </w:r>
        <w:r w:rsidR="00472B4F" w:rsidDel="007D2AB1">
          <w:rPr>
            <w:rFonts w:ascii="Times New Roman" w:hAnsi="Times New Roman" w:cs="Times New Roman"/>
          </w:rPr>
          <w:delText>(Parker, 1982)</w:delText>
        </w:r>
        <w:r w:rsidR="00094EEE" w:rsidDel="007D2AB1">
          <w:rPr>
            <w:rFonts w:ascii="Times New Roman" w:hAnsi="Times New Roman" w:cs="Times New Roman"/>
          </w:rPr>
          <w:fldChar w:fldCharType="end"/>
        </w:r>
        <w:r w:rsidRPr="002A3B2A" w:rsidDel="007D2AB1">
          <w:rPr>
            <w:rFonts w:ascii="Times New Roman" w:hAnsi="Times New Roman" w:cs="Times New Roman"/>
            <w:lang w:val="en-GB"/>
          </w:rPr>
          <w:delText xml:space="preserve">. Likewise, enlarged female gamete size is the evolutionary response to disruptive selection under reduced male gamete quality. </w:delText>
        </w:r>
      </w:del>
      <w:r w:rsidRPr="002A3B2A">
        <w:rPr>
          <w:rFonts w:ascii="Times New Roman" w:hAnsi="Times New Roman" w:cs="Times New Roman"/>
          <w:lang w:val="en-GB"/>
        </w:rPr>
        <w:t xml:space="preserve">The divergent gamete sizes of males and females (anisogamy) is a fundamental principle in sex role evolution, however, the effect of female-female competition on egg size variation in sex role reversed species remains unclear. Comparative </w:t>
      </w:r>
      <w:r w:rsidR="00D32A34" w:rsidRPr="002A3B2A">
        <w:rPr>
          <w:rFonts w:ascii="Times New Roman" w:hAnsi="Times New Roman" w:cs="Times New Roman"/>
          <w:lang w:val="en-GB"/>
        </w:rPr>
        <w:t>analysis</w:t>
      </w:r>
      <w:r w:rsidRPr="002A3B2A">
        <w:rPr>
          <w:rFonts w:ascii="Times New Roman" w:hAnsi="Times New Roman" w:cs="Times New Roman"/>
          <w:lang w:val="en-GB"/>
        </w:rPr>
        <w:t xml:space="preserve"> </w:t>
      </w:r>
      <w:r w:rsidR="00563689" w:rsidRPr="002A3B2A">
        <w:rPr>
          <w:rFonts w:ascii="Times New Roman" w:hAnsi="Times New Roman" w:cs="Times New Roman"/>
          <w:lang w:val="en-GB"/>
        </w:rPr>
        <w:t xml:space="preserve">of birds </w:t>
      </w:r>
      <w:r w:rsidR="00D32A34" w:rsidRPr="002A3B2A">
        <w:rPr>
          <w:rFonts w:ascii="Times New Roman" w:hAnsi="Times New Roman" w:cs="Times New Roman"/>
          <w:lang w:val="en-GB"/>
        </w:rPr>
        <w:t>has</w:t>
      </w:r>
      <w:r w:rsidRPr="002A3B2A">
        <w:rPr>
          <w:rFonts w:ascii="Times New Roman" w:hAnsi="Times New Roman" w:cs="Times New Roman"/>
          <w:lang w:val="en-GB"/>
        </w:rPr>
        <w:t xml:space="preserve"> shown that</w:t>
      </w:r>
      <w:r w:rsidR="00CA5A9D" w:rsidRPr="002A3B2A">
        <w:rPr>
          <w:rFonts w:ascii="Times New Roman" w:hAnsi="Times New Roman" w:cs="Times New Roman"/>
          <w:lang w:val="en-GB"/>
        </w:rPr>
        <w:t xml:space="preserve"> a lineage’s egg size tends to decrease following the evolution of polyandry</w:t>
      </w:r>
      <w:r w:rsidR="00F531F1">
        <w:rPr>
          <w:rFonts w:ascii="Times New Roman" w:hAnsi="Times New Roman" w:cs="Times New Roman"/>
          <w:lang w:val="en-GB"/>
        </w:rPr>
        <w:t xml:space="preserve"> </w:t>
      </w:r>
      <w:r w:rsidR="00472B4F">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&lt;citation&gt;&lt;priority&gt;1&lt;/priority&gt;&lt;uuid&gt;E077EB7C-EED0-4E7B-8569-8A392D54A1AB&lt;/uuid&gt;&lt;publications&gt;&lt;publication&gt;&lt;subtype&gt;400&lt;/subtype&gt;&lt;title&gt;The evolution of egg size in socially polyandrous shorebirds&lt;/title&gt;&lt;volume&gt;95&lt;/volume&gt;&lt;publication_date&gt;99200100001200000000200000&lt;/publication_date&gt;&lt;uuid&gt;B73A1CA4-D537-492E-8748-F341055B575B&lt;/uuid&gt;&lt;type&gt;400&lt;/type&gt;&lt;number&gt;1&lt;/number&gt;&lt;startpage&gt;3-14&lt;/startpage&gt;&lt;bundle&gt;&lt;publication&gt;&lt;title&gt;Oikos&lt;/title&gt;&lt;uuid&gt;261CB505-55B0-4F0A-AF4A-927BC66AE638&lt;/uuid&gt;&lt;subtype&gt;-100&lt;/subtype&gt;&lt;publisher&gt;Munksgaard International Publishers&lt;/publisher&gt;&lt;type&gt;-100&lt;/type&gt;&lt;/publication&gt;&lt;/bundle&gt;&lt;authors&gt;&lt;author&gt;&lt;lastName&gt;Liker&lt;/lastName&gt;&lt;firstName&gt;A&lt;/firstName&gt;&lt;/author&gt;&lt;author&gt;&lt;lastName&gt;Reynolds&lt;/lastName&gt;&lt;firstName&gt;J&lt;/firstName&gt;&lt;middleNames&gt;D&lt;/middleNames&gt;&lt;/author&gt;&lt;author&gt;&lt;lastName&gt;Székely&lt;/lastName&gt;&lt;firstName&gt;T&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 xml:space="preserve">(Liker </w:t>
      </w:r>
      <w:r w:rsidR="00472B4F">
        <w:rPr>
          <w:rFonts w:ascii="Times New Roman" w:hAnsi="Times New Roman" w:cs="Times New Roman"/>
          <w:i/>
          <w:iCs/>
        </w:rPr>
        <w:t>et al.</w:t>
      </w:r>
      <w:r w:rsidR="00472B4F">
        <w:rPr>
          <w:rFonts w:ascii="Times New Roman" w:hAnsi="Times New Roman" w:cs="Times New Roman"/>
        </w:rPr>
        <w:t>, 2001)</w:t>
      </w:r>
      <w:r w:rsidR="00472B4F">
        <w:rPr>
          <w:rFonts w:ascii="Times New Roman" w:hAnsi="Times New Roman" w:cs="Times New Roman"/>
        </w:rPr>
        <w:fldChar w:fldCharType="end"/>
      </w:r>
      <w:r w:rsidR="00CA5A9D" w:rsidRPr="002A3B2A">
        <w:rPr>
          <w:rFonts w:ascii="Times New Roman" w:hAnsi="Times New Roman" w:cs="Times New Roman"/>
          <w:lang w:val="en-GB"/>
        </w:rPr>
        <w:t xml:space="preserve"> – supposedly due to the selective advantages that laying smaller eggs has on minimizing remating time</w:t>
      </w:r>
      <w:r w:rsidR="009C09F3" w:rsidRPr="002A3B2A">
        <w:rPr>
          <w:rFonts w:ascii="Times New Roman" w:hAnsi="Times New Roman" w:cs="Times New Roman"/>
          <w:lang w:val="en-GB"/>
        </w:rPr>
        <w:t xml:space="preserve"> and, hence, maximizing a female’s reproductive out given temporal constraints of her breeding schedule</w:t>
      </w:r>
      <w:r w:rsidR="002A0834">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&lt;citation&gt;&lt;priority&gt;2&lt;/priority&gt;&lt;uuid&gt;9AC69F3B-0FAA-43DE-8D23-6CD6BD107D2C&lt;/uuid&gt;&lt;publications&gt;&lt;publication&gt;&lt;subtype&gt;400&lt;/subtype&gt;&lt;title&gt;Social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(Andersson, 2004)</w:t>
      </w:r>
      <w:r w:rsidR="00A934CA">
        <w:rPr>
          <w:rFonts w:ascii="Times New Roman" w:hAnsi="Times New Roman" w:cs="Times New Roman"/>
        </w:rPr>
        <w:fldChar w:fldCharType="end"/>
      </w:r>
      <w:r w:rsidR="00CA5A9D" w:rsidRPr="002A3B2A">
        <w:rPr>
          <w:rFonts w:ascii="Times New Roman" w:hAnsi="Times New Roman" w:cs="Times New Roman"/>
          <w:lang w:val="en-GB"/>
        </w:rPr>
        <w:t>.</w:t>
      </w:r>
    </w:p>
    <w:p w14:paraId="27438153" w14:textId="1E38B54C" w:rsidR="00CA5A9D" w:rsidRPr="002A3B2A" w:rsidRDefault="00CA5A9D" w:rsidP="00E13C34">
      <w:pPr>
        <w:suppressLineNumbers/>
        <w:spacing w:line="360" w:lineRule="auto"/>
        <w:jc w:val="both"/>
        <w:rPr>
          <w:rFonts w:ascii="Times New Roman" w:hAnsi="Times New Roman" w:cs="Times New Roman"/>
          <w:lang w:val="en-GB"/>
        </w:rPr>
      </w:pPr>
    </w:p>
    <w:p w14:paraId="34EC87C4" w14:textId="593AF4E5" w:rsidR="0045217F" w:rsidRPr="002A3B2A" w:rsidRDefault="0032753D"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A female</w:t>
      </w:r>
      <w:r w:rsidR="0045217F" w:rsidRPr="002A3B2A">
        <w:rPr>
          <w:rFonts w:ascii="Times New Roman" w:hAnsi="Times New Roman" w:cs="Times New Roman"/>
          <w:lang w:val="en-GB"/>
        </w:rPr>
        <w:t xml:space="preserve">’s breeding </w:t>
      </w:r>
      <w:r w:rsidRPr="002A3B2A">
        <w:rPr>
          <w:rFonts w:ascii="Times New Roman" w:hAnsi="Times New Roman" w:cs="Times New Roman"/>
          <w:lang w:val="en-GB"/>
        </w:rPr>
        <w:t>schedule</w:t>
      </w:r>
      <w:r w:rsidR="0045217F" w:rsidRPr="002A3B2A">
        <w:rPr>
          <w:rFonts w:ascii="Times New Roman" w:hAnsi="Times New Roman" w:cs="Times New Roman"/>
          <w:lang w:val="en-GB"/>
        </w:rPr>
        <w:t xml:space="preserve"> depends</w:t>
      </w:r>
      <w:r w:rsidR="00C621B9">
        <w:rPr>
          <w:rFonts w:ascii="Times New Roman" w:hAnsi="Times New Roman" w:cs="Times New Roman"/>
          <w:lang w:val="en-GB"/>
        </w:rPr>
        <w:t>,</w:t>
      </w:r>
      <w:r w:rsidR="007F4AC5" w:rsidRPr="002A3B2A">
        <w:rPr>
          <w:rFonts w:ascii="Times New Roman" w:hAnsi="Times New Roman" w:cs="Times New Roman"/>
          <w:lang w:val="en-GB"/>
        </w:rPr>
        <w:t xml:space="preserve"> in part</w:t>
      </w:r>
      <w:r w:rsidR="00C621B9">
        <w:rPr>
          <w:rFonts w:ascii="Times New Roman" w:hAnsi="Times New Roman" w:cs="Times New Roman"/>
          <w:lang w:val="en-GB"/>
        </w:rPr>
        <w:t>,</w:t>
      </w:r>
      <w:r w:rsidR="0045217F" w:rsidRPr="002A3B2A">
        <w:rPr>
          <w:rFonts w:ascii="Times New Roman" w:hAnsi="Times New Roman" w:cs="Times New Roman"/>
          <w:lang w:val="en-GB"/>
        </w:rPr>
        <w:t xml:space="preserve"> on </w:t>
      </w:r>
      <w:r w:rsidRPr="002A3B2A">
        <w:rPr>
          <w:rFonts w:ascii="Times New Roman" w:hAnsi="Times New Roman" w:cs="Times New Roman"/>
          <w:lang w:val="en-GB"/>
        </w:rPr>
        <w:t xml:space="preserve">her local </w:t>
      </w:r>
      <w:r w:rsidR="0045217F" w:rsidRPr="002A3B2A">
        <w:rPr>
          <w:rFonts w:ascii="Times New Roman" w:hAnsi="Times New Roman" w:cs="Times New Roman"/>
          <w:lang w:val="en-GB"/>
        </w:rPr>
        <w:t>resource availability</w:t>
      </w:r>
      <w:r w:rsidRPr="002A3B2A">
        <w:rPr>
          <w:rFonts w:ascii="Times New Roman" w:hAnsi="Times New Roman" w:cs="Times New Roman"/>
          <w:lang w:val="en-GB"/>
        </w:rPr>
        <w:t xml:space="preserve"> to commence a breeding attempt</w:t>
      </w:r>
      <w:r w:rsidR="002A0834">
        <w:rPr>
          <w:rFonts w:ascii="Times New Roman" w:hAnsi="Times New Roman" w:cs="Times New Roman"/>
        </w:rPr>
        <w:t xml:space="preserve"> </w:t>
      </w:r>
      <w:r w:rsidRPr="002A3B2A">
        <w:rPr>
          <w:rFonts w:ascii="Times New Roman" w:hAnsi="Times New Roman" w:cs="Times New Roman"/>
          <w:lang w:val="en-GB"/>
        </w:rPr>
        <w:t xml:space="preserve">– </w:t>
      </w:r>
      <w:r w:rsidR="00B22360" w:rsidRPr="002A3B2A">
        <w:rPr>
          <w:rFonts w:ascii="Times New Roman" w:hAnsi="Times New Roman" w:cs="Times New Roman"/>
          <w:lang w:val="en-GB"/>
        </w:rPr>
        <w:t xml:space="preserve">resources that </w:t>
      </w:r>
      <w:r w:rsidR="00930A07" w:rsidRPr="002A3B2A">
        <w:rPr>
          <w:rFonts w:ascii="Times New Roman" w:hAnsi="Times New Roman" w:cs="Times New Roman"/>
          <w:lang w:val="en-GB"/>
        </w:rPr>
        <w:t xml:space="preserve">include </w:t>
      </w:r>
      <w:r w:rsidR="0045217F" w:rsidRPr="002A3B2A">
        <w:rPr>
          <w:rFonts w:ascii="Times New Roman" w:hAnsi="Times New Roman" w:cs="Times New Roman"/>
          <w:lang w:val="en-GB"/>
        </w:rPr>
        <w:t xml:space="preserve">vacant space to conduct reproductive activities (e.g., courting, nesting, etc.), obtainable food to </w:t>
      </w:r>
      <w:r w:rsidRPr="002A3B2A">
        <w:rPr>
          <w:rFonts w:ascii="Times New Roman" w:hAnsi="Times New Roman" w:cs="Times New Roman"/>
          <w:lang w:val="en-GB"/>
        </w:rPr>
        <w:t>launch the</w:t>
      </w:r>
      <w:r w:rsidR="0045217F" w:rsidRPr="002A3B2A">
        <w:rPr>
          <w:rFonts w:ascii="Times New Roman" w:hAnsi="Times New Roman" w:cs="Times New Roman"/>
          <w:lang w:val="en-GB"/>
        </w:rPr>
        <w:t xml:space="preserve"> physiological</w:t>
      </w:r>
      <w:r w:rsidRPr="002A3B2A">
        <w:rPr>
          <w:rFonts w:ascii="Times New Roman" w:hAnsi="Times New Roman" w:cs="Times New Roman"/>
          <w:lang w:val="en-GB"/>
        </w:rPr>
        <w:t xml:space="preserve"> investments of egg production, and </w:t>
      </w:r>
      <w:r w:rsidR="00163465" w:rsidRPr="002A3B2A">
        <w:rPr>
          <w:rFonts w:ascii="Times New Roman" w:hAnsi="Times New Roman" w:cs="Times New Roman"/>
          <w:lang w:val="en-GB"/>
        </w:rPr>
        <w:t xml:space="preserve">accessible </w:t>
      </w:r>
      <w:r w:rsidRPr="002A3B2A">
        <w:rPr>
          <w:rFonts w:ascii="Times New Roman" w:hAnsi="Times New Roman" w:cs="Times New Roman"/>
          <w:lang w:val="en-GB"/>
        </w:rPr>
        <w:t>males to</w:t>
      </w:r>
      <w:r w:rsidR="00AC0FEB" w:rsidRPr="002A3B2A">
        <w:rPr>
          <w:rFonts w:ascii="Times New Roman" w:hAnsi="Times New Roman" w:cs="Times New Roman"/>
          <w:lang w:val="en-GB"/>
        </w:rPr>
        <w:t xml:space="preserve"> </w:t>
      </w:r>
      <w:r w:rsidR="00163465" w:rsidRPr="002A3B2A">
        <w:rPr>
          <w:rFonts w:ascii="Times New Roman" w:hAnsi="Times New Roman" w:cs="Times New Roman"/>
          <w:lang w:val="en-GB"/>
        </w:rPr>
        <w:t>seek copulations from</w:t>
      </w:r>
      <w:r w:rsidR="00AC0FEB" w:rsidRPr="002A3B2A">
        <w:rPr>
          <w:rFonts w:ascii="Times New Roman" w:hAnsi="Times New Roman" w:cs="Times New Roman"/>
          <w:lang w:val="en-GB"/>
        </w:rPr>
        <w:t xml:space="preserve"> and </w:t>
      </w:r>
      <w:r w:rsidR="00F610D2" w:rsidRPr="002A3B2A">
        <w:rPr>
          <w:rFonts w:ascii="Times New Roman" w:hAnsi="Times New Roman" w:cs="Times New Roman"/>
          <w:lang w:val="en-GB"/>
        </w:rPr>
        <w:t>form pair bonds</w:t>
      </w:r>
      <w:r w:rsidR="002A0834">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&lt;citation&gt;&lt;priority&gt;3&lt;/priority&gt;&lt;uuid&gt;463592CA-9124-430C-9FEA-137CAACB1534&lt;/uuid&gt;&lt;publications&gt;&lt;publication&gt;&lt;subtype&gt;400&lt;/subtype&gt;&lt;publisher&gt;American Association for the Advancement of Science&lt;/publisher&gt;&lt;title&gt;Ecology, sexual selection, and the evolution of mating systems.&lt;/title&gt;&lt;url&gt;http://www.sciencemag.org/content/197/4300/215&lt;/url&gt;&lt;volume&gt;197&lt;/volume&gt;&lt;publication_date&gt;99197707151200000000222000&lt;/publication_date&gt;&lt;uuid&gt;B53F9063-6AFD-4049-BA8F-46BA07809888&lt;/uuid&gt;&lt;type&gt;400&lt;/type&gt;&lt;number&gt;4300&lt;/number&gt;&lt;citekey&gt;emlen_ecology_1977&lt;/citekey&gt;&lt;doi&gt;10.1126/science.327542&lt;/doi&gt;&lt;startpage&gt;215&lt;/startpage&gt;&lt;endpage&gt;223&lt;/endpage&gt;&lt;bundle&gt;&lt;publication&gt;&lt;title&gt;Science&lt;/title&gt;&lt;uuid&gt;884A7921-9B46-4173-B238-4BDA902EA480&lt;/uuid&gt;&lt;subtype&gt;-100&lt;/subtype&gt;&lt;publisher&gt;American Association for the Advancement of Science&lt;/publisher&gt;&lt;type&gt;-100&lt;/type&gt;&lt;/publication&gt;&lt;/bundle&gt;&lt;authors&gt;&lt;author&gt;&lt;lastName&gt;Emlen&lt;/lastName&gt;&lt;firstName&gt;S&lt;/firstName&gt;&lt;middleNames&gt;T&lt;/middleNames&gt;&lt;/author&gt;&lt;author&gt;&lt;lastName&gt;Oring&lt;/lastName&gt;&lt;firstName&gt;L&lt;/firstName&gt;&lt;middleNames&gt;W&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(Emlen &amp; Oring, 1977)</w:t>
      </w:r>
      <w:r w:rsidR="00A934CA">
        <w:rPr>
          <w:rFonts w:ascii="Times New Roman" w:hAnsi="Times New Roman" w:cs="Times New Roman"/>
        </w:rPr>
        <w:fldChar w:fldCharType="end"/>
      </w:r>
      <w:r w:rsidRPr="002A3B2A">
        <w:rPr>
          <w:rFonts w:ascii="Times New Roman" w:hAnsi="Times New Roman" w:cs="Times New Roman"/>
          <w:lang w:val="en-GB"/>
        </w:rPr>
        <w:t xml:space="preserve">. </w:t>
      </w:r>
      <w:r w:rsidR="00F610D2" w:rsidRPr="002A3B2A">
        <w:rPr>
          <w:rFonts w:ascii="Times New Roman" w:hAnsi="Times New Roman" w:cs="Times New Roman"/>
          <w:lang w:val="en-GB"/>
        </w:rPr>
        <w:t>In</w:t>
      </w:r>
      <w:r w:rsidRPr="002A3B2A">
        <w:rPr>
          <w:rFonts w:ascii="Times New Roman" w:hAnsi="Times New Roman" w:cs="Times New Roman"/>
          <w:lang w:val="en-GB"/>
        </w:rPr>
        <w:t xml:space="preserve"> sequentia</w:t>
      </w:r>
      <w:r w:rsidR="00F610D2" w:rsidRPr="002A3B2A">
        <w:rPr>
          <w:rFonts w:ascii="Times New Roman" w:hAnsi="Times New Roman" w:cs="Times New Roman"/>
          <w:lang w:val="en-GB"/>
        </w:rPr>
        <w:t>l</w:t>
      </w:r>
      <w:r w:rsidRPr="002A3B2A">
        <w:rPr>
          <w:rFonts w:ascii="Times New Roman" w:hAnsi="Times New Roman" w:cs="Times New Roman"/>
          <w:lang w:val="en-GB"/>
        </w:rPr>
        <w:t>l</w:t>
      </w:r>
      <w:r w:rsidR="00F610D2" w:rsidRPr="002A3B2A">
        <w:rPr>
          <w:rFonts w:ascii="Times New Roman" w:hAnsi="Times New Roman" w:cs="Times New Roman"/>
          <w:lang w:val="en-GB"/>
        </w:rPr>
        <w:t>y</w:t>
      </w:r>
      <w:r w:rsidRPr="002A3B2A">
        <w:rPr>
          <w:rFonts w:ascii="Times New Roman" w:hAnsi="Times New Roman" w:cs="Times New Roman"/>
          <w:lang w:val="en-GB"/>
        </w:rPr>
        <w:t xml:space="preserve"> polyandr</w:t>
      </w:r>
      <w:r w:rsidR="00F610D2" w:rsidRPr="002A3B2A">
        <w:rPr>
          <w:rFonts w:ascii="Times New Roman" w:hAnsi="Times New Roman" w:cs="Times New Roman"/>
          <w:lang w:val="en-GB"/>
        </w:rPr>
        <w:t xml:space="preserve">ous species, females scramble competitively over </w:t>
      </w:r>
      <w:r w:rsidR="00AC0FEB" w:rsidRPr="002A3B2A">
        <w:rPr>
          <w:rFonts w:ascii="Times New Roman" w:hAnsi="Times New Roman" w:cs="Times New Roman"/>
          <w:lang w:val="en-GB"/>
        </w:rPr>
        <w:t xml:space="preserve">these </w:t>
      </w:r>
      <w:del w:id="2" w:author="Clemens" w:date="2021-05-05T10:27:00Z">
        <w:r w:rsidR="00AC0FEB" w:rsidRPr="002A3B2A" w:rsidDel="007D2AB1">
          <w:rPr>
            <w:rFonts w:ascii="Times New Roman" w:hAnsi="Times New Roman" w:cs="Times New Roman"/>
            <w:lang w:val="en-GB"/>
          </w:rPr>
          <w:delText xml:space="preserve">forms of </w:delText>
        </w:r>
      </w:del>
      <w:r w:rsidR="00F610D2" w:rsidRPr="002A3B2A">
        <w:rPr>
          <w:rFonts w:ascii="Times New Roman" w:hAnsi="Times New Roman" w:cs="Times New Roman"/>
          <w:lang w:val="en-GB"/>
        </w:rPr>
        <w:t>breeding resources to maximize their opportunity for multiple breeding attempts, often resulting in</w:t>
      </w:r>
      <w:r w:rsidR="00163465" w:rsidRPr="002A3B2A">
        <w:rPr>
          <w:rFonts w:ascii="Times New Roman" w:hAnsi="Times New Roman" w:cs="Times New Roman"/>
          <w:lang w:val="en-GB"/>
        </w:rPr>
        <w:t xml:space="preserve"> </w:t>
      </w:r>
      <w:r w:rsidR="00F610D2" w:rsidRPr="002A3B2A">
        <w:rPr>
          <w:rFonts w:ascii="Times New Roman" w:hAnsi="Times New Roman" w:cs="Times New Roman"/>
          <w:lang w:val="en-GB"/>
        </w:rPr>
        <w:t>high inter-female variation in reproductive success</w:t>
      </w:r>
      <w:r w:rsidR="00163465" w:rsidRPr="002A3B2A">
        <w:rPr>
          <w:rFonts w:ascii="Times New Roman" w:hAnsi="Times New Roman" w:cs="Times New Roman"/>
          <w:lang w:val="en-GB"/>
        </w:rPr>
        <w:t xml:space="preserve"> and breeding schedule</w:t>
      </w:r>
      <w:r w:rsidR="00AF0606">
        <w:rPr>
          <w:rFonts w:ascii="Times New Roman" w:hAnsi="Times New Roman" w:cs="Times New Roman"/>
          <w:lang w:val="en-GB"/>
        </w:rPr>
        <w:t xml:space="preserve"> </w:t>
      </w:r>
      <w:r w:rsidR="00F64DC1">
        <w:rPr>
          <w:rFonts w:ascii="Times New Roman" w:hAnsi="Times New Roman" w:cs="Times New Roman"/>
          <w:lang w:val="en-GB"/>
        </w:rPr>
        <w:t xml:space="preserve">(e.g.,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&lt;citation&gt;&lt;priority&gt;4&lt;/priority&gt;&lt;uuid&gt;70747388-0ADA-438D-8A3D-53C955A296DD&lt;/uuid&gt;&lt;publications&gt;&lt;publication&gt;&lt;subtype&gt;400&lt;/subtype&gt;&lt;publisher&gt;JSTOR&lt;/publisher&gt;&lt;title&gt;Breeding biology of Wilson's Phalarope in southcentral Saskatchewan&lt;/title&gt;&lt;publication_date&gt;99198800001200000000200000&lt;/publication_date&gt;&lt;uuid&gt;2918FBA9-C285-4F55-89B7-2B26E4E2EC01&lt;/uuid&gt;&lt;type&gt;400&lt;/type&gt;&lt;citekey&gt;colwell1988breeding&lt;/citekey&gt;&lt;startpage&gt;567&lt;/startpage&gt;&lt;endpage&gt;582&lt;/endpage&gt;&lt;bundle&gt;&lt;publication&gt;&lt;title&gt;The Wilson Bulletin&lt;/title&gt;&lt;uuid&gt;92548BFC-2FEF-4139-A6E4-5E5802A3C24A&lt;/uuid&gt;&lt;subtype&gt;-100&lt;/subtype&gt;&lt;publisher&gt;Wilson Ornithological Society&lt;/publisher&gt;&lt;type&gt;-100&lt;/type&gt;&lt;/publication&gt;&lt;/bundle&gt;&lt;authors&gt;&lt;author&gt;&lt;lastName&gt;Colwell&lt;/lastName&gt;&lt;firstName&gt;Mark&lt;/firstName&gt;&lt;middleNames&gt;A&lt;/middleNames&gt;&lt;/author&gt;&lt;author&gt;&lt;lastName&gt;Oring&lt;/lastName&gt;&lt;firstName&gt;Lewis&lt;/firstName&gt;&lt;middleNames&gt;W&lt;/middleNames&gt;&lt;/author&gt;&lt;/authors&gt;&lt;/publication&gt;&lt;publication&gt;&lt;subtype&gt;400&lt;/subtype&gt;&lt;publisher&gt;Elsevier&lt;/publisher&gt;&lt;title&gt;Male mate choice, male availability and egg production as limitations on polyandry in the red-necked phalarope&lt;/title&gt;&lt;volume&gt;67&lt;/volume&gt;&lt;publication_date&gt;99200400001200000000200000&lt;/publication_date&gt;&lt;uuid&gt;EED6F19A-1CC0-4A49-B707-F51A31C78608&lt;/uuid&gt;&lt;type&gt;400&lt;/type&gt;&lt;number&gt;5&lt;/number&gt;&lt;citekey&gt;schamel2004male&lt;/citekey&gt;&lt;startpage&gt;847&lt;/startpage&gt;&lt;endpage&gt;853&lt;/endpage&gt;&lt;bundle&gt;&lt;publication&gt;&lt;title&gt;Animal Behaviour&lt;/title&gt;&lt;uuid&gt;9CD6CEF3-907D-4121-B68A-838BA8BFEA38&lt;/uuid&gt;&lt;subtype&gt;-100&lt;/subtype&gt;&lt;publisher&gt;Elsevier&lt;/publisher&gt;&lt;type&gt;-100&lt;/type&gt;&lt;/publication&gt;&lt;/bundle&gt;&lt;authors&gt;&lt;author&gt;&lt;lastName&gt;Schamel&lt;/lastName&gt;&lt;firstName&gt;Douglas&lt;/firstName&gt;&lt;/author&gt;&lt;author&gt;&lt;lastName&gt;Tracy&lt;/lastName&gt;&lt;firstName&gt;Diane&lt;/firstName&gt;&lt;middleNames&gt;M&lt;/middleNames&gt;&lt;/author&gt;&lt;author&gt;&lt;lastName&gt;Lank&lt;/lastName&gt;&lt;firstName&gt;David&lt;/firstName&gt;&lt;middleNames&gt;B&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Colwell &amp; Oring, 1988; Schamel </w:t>
      </w:r>
      <w:r w:rsidR="00472B4F">
        <w:rPr>
          <w:rFonts w:ascii="Times New Roman" w:hAnsi="Times New Roman" w:cs="Times New Roman"/>
          <w:i/>
          <w:iCs/>
        </w:rPr>
        <w:t>et al.</w:t>
      </w:r>
      <w:r w:rsidR="00472B4F">
        <w:rPr>
          <w:rFonts w:ascii="Times New Roman" w:hAnsi="Times New Roman" w:cs="Times New Roman"/>
        </w:rPr>
        <w:t>, 2004)</w:t>
      </w:r>
      <w:r w:rsidR="00A934CA">
        <w:rPr>
          <w:rFonts w:ascii="Times New Roman" w:hAnsi="Times New Roman" w:cs="Times New Roman"/>
        </w:rPr>
        <w:fldChar w:fldCharType="end"/>
      </w:r>
      <w:r w:rsidR="00F610D2" w:rsidRPr="002A3B2A">
        <w:rPr>
          <w:rFonts w:ascii="Times New Roman" w:hAnsi="Times New Roman" w:cs="Times New Roman"/>
          <w:lang w:val="en-GB"/>
        </w:rPr>
        <w:t xml:space="preserve">. Females able to </w:t>
      </w:r>
      <w:del w:id="3" w:author="Clemens" w:date="2021-05-05T10:28:00Z">
        <w:r w:rsidR="00F610D2" w:rsidRPr="002A3B2A" w:rsidDel="00775D92">
          <w:rPr>
            <w:rFonts w:ascii="Times New Roman" w:hAnsi="Times New Roman" w:cs="Times New Roman"/>
            <w:lang w:val="en-GB"/>
          </w:rPr>
          <w:delText>secure early nesting sites</w:delText>
        </w:r>
      </w:del>
      <w:ins w:id="4" w:author="Clemens" w:date="2021-05-05T10:28:00Z">
        <w:r w:rsidR="00775D92">
          <w:rPr>
            <w:rFonts w:ascii="Times New Roman" w:hAnsi="Times New Roman" w:cs="Times New Roman"/>
            <w:lang w:val="en-GB"/>
          </w:rPr>
          <w:t>reproduce early during the season</w:t>
        </w:r>
      </w:ins>
      <w:r w:rsidR="00401823" w:rsidRPr="002A3B2A">
        <w:rPr>
          <w:rFonts w:ascii="Times New Roman" w:hAnsi="Times New Roman" w:cs="Times New Roman"/>
          <w:lang w:val="en-GB"/>
        </w:rPr>
        <w:t xml:space="preserve"> </w:t>
      </w:r>
      <w:r w:rsidR="00AC0FEB" w:rsidRPr="002A3B2A">
        <w:rPr>
          <w:rFonts w:ascii="Times New Roman" w:hAnsi="Times New Roman" w:cs="Times New Roman"/>
          <w:lang w:val="en-GB"/>
        </w:rPr>
        <w:t>have</w:t>
      </w:r>
      <w:r w:rsidR="0014397F" w:rsidRPr="002A3B2A">
        <w:rPr>
          <w:rFonts w:ascii="Times New Roman" w:hAnsi="Times New Roman" w:cs="Times New Roman"/>
          <w:lang w:val="en-GB"/>
        </w:rPr>
        <w:t xml:space="preserve"> more time </w:t>
      </w:r>
      <w:r w:rsidR="00AC0FEB" w:rsidRPr="002A3B2A">
        <w:rPr>
          <w:rFonts w:ascii="Times New Roman" w:hAnsi="Times New Roman" w:cs="Times New Roman"/>
          <w:lang w:val="en-GB"/>
        </w:rPr>
        <w:t>to renest following failure of the first attempt and</w:t>
      </w:r>
      <w:del w:id="5" w:author="Clemens" w:date="2021-05-05T10:29:00Z">
        <w:r w:rsidR="0014397F" w:rsidRPr="002A3B2A" w:rsidDel="00775D92">
          <w:rPr>
            <w:rFonts w:ascii="Times New Roman" w:hAnsi="Times New Roman" w:cs="Times New Roman"/>
            <w:lang w:val="en-GB"/>
          </w:rPr>
          <w:delText xml:space="preserve"> perhaps even enough</w:delText>
        </w:r>
        <w:r w:rsidR="00AC0FEB" w:rsidRPr="002A3B2A" w:rsidDel="00775D92">
          <w:rPr>
            <w:rFonts w:ascii="Times New Roman" w:hAnsi="Times New Roman" w:cs="Times New Roman"/>
            <w:lang w:val="en-GB"/>
          </w:rPr>
          <w:delText xml:space="preserve"> time</w:delText>
        </w:r>
      </w:del>
      <w:ins w:id="6" w:author="Clemens" w:date="2021-05-05T10:29:00Z">
        <w:r w:rsidR="00775D92">
          <w:rPr>
            <w:rFonts w:ascii="Times New Roman" w:hAnsi="Times New Roman" w:cs="Times New Roman"/>
            <w:lang w:val="en-GB"/>
          </w:rPr>
          <w:t>/or</w:t>
        </w:r>
      </w:ins>
      <w:r w:rsidR="00AC0FEB" w:rsidRPr="002A3B2A">
        <w:rPr>
          <w:rFonts w:ascii="Times New Roman" w:hAnsi="Times New Roman" w:cs="Times New Roman"/>
          <w:lang w:val="en-GB"/>
        </w:rPr>
        <w:t xml:space="preserve"> to pursue </w:t>
      </w:r>
      <w:del w:id="7" w:author="Clemens" w:date="2021-05-05T10:29:00Z">
        <w:r w:rsidR="00AC0FEB" w:rsidRPr="002A3B2A" w:rsidDel="00775D92">
          <w:rPr>
            <w:rFonts w:ascii="Times New Roman" w:hAnsi="Times New Roman" w:cs="Times New Roman"/>
            <w:lang w:val="en-GB"/>
          </w:rPr>
          <w:delText xml:space="preserve">a </w:delText>
        </w:r>
      </w:del>
      <w:r w:rsidR="00AC0FEB" w:rsidRPr="002A3B2A">
        <w:rPr>
          <w:rFonts w:ascii="Times New Roman" w:hAnsi="Times New Roman" w:cs="Times New Roman"/>
          <w:lang w:val="en-GB"/>
        </w:rPr>
        <w:t xml:space="preserve">sequential </w:t>
      </w:r>
      <w:del w:id="8" w:author="Clemens" w:date="2021-05-05T10:29:00Z">
        <w:r w:rsidR="00C621B9" w:rsidDel="00775D92">
          <w:rPr>
            <w:rFonts w:ascii="Times New Roman" w:hAnsi="Times New Roman" w:cs="Times New Roman"/>
            <w:lang w:val="en-GB"/>
          </w:rPr>
          <w:delText xml:space="preserve">polyandrous </w:delText>
        </w:r>
      </w:del>
      <w:ins w:id="9" w:author="Clemens" w:date="2021-05-05T10:29:00Z">
        <w:r w:rsidR="00775D92">
          <w:rPr>
            <w:rFonts w:ascii="Times New Roman" w:hAnsi="Times New Roman" w:cs="Times New Roman"/>
            <w:lang w:val="en-GB"/>
          </w:rPr>
          <w:t xml:space="preserve">breeding </w:t>
        </w:r>
      </w:ins>
      <w:r w:rsidR="00AC0FEB" w:rsidRPr="002A3B2A">
        <w:rPr>
          <w:rFonts w:ascii="Times New Roman" w:hAnsi="Times New Roman" w:cs="Times New Roman"/>
          <w:lang w:val="en-GB"/>
        </w:rPr>
        <w:t>attempt</w:t>
      </w:r>
      <w:ins w:id="10" w:author="Clemens" w:date="2021-05-05T10:29:00Z">
        <w:r w:rsidR="00775D92">
          <w:rPr>
            <w:rFonts w:ascii="Times New Roman" w:hAnsi="Times New Roman" w:cs="Times New Roman"/>
            <w:lang w:val="en-GB"/>
          </w:rPr>
          <w:t>s</w:t>
        </w:r>
      </w:ins>
      <w:r w:rsidR="00AC0FEB" w:rsidRPr="002A3B2A">
        <w:rPr>
          <w:rFonts w:ascii="Times New Roman" w:hAnsi="Times New Roman" w:cs="Times New Roman"/>
          <w:lang w:val="en-GB"/>
        </w:rPr>
        <w:t xml:space="preserve">. </w:t>
      </w:r>
      <w:commentRangeStart w:id="11"/>
      <w:ins w:id="12" w:author="Clemens" w:date="2021-05-05T10:39:00Z">
        <w:r w:rsidR="00BF46A2">
          <w:rPr>
            <w:rFonts w:ascii="Times New Roman" w:hAnsi="Times New Roman" w:cs="Times New Roman"/>
            <w:lang w:val="en-GB"/>
          </w:rPr>
          <w:t xml:space="preserve">In environments with limited </w:t>
        </w:r>
      </w:ins>
      <w:ins w:id="13" w:author="Clemens" w:date="2021-05-05T10:40:00Z">
        <w:r w:rsidR="00BF46A2">
          <w:rPr>
            <w:rFonts w:ascii="Times New Roman" w:hAnsi="Times New Roman" w:cs="Times New Roman"/>
            <w:lang w:val="en-GB"/>
          </w:rPr>
          <w:t>or a seasonal decline in resources</w:t>
        </w:r>
      </w:ins>
      <w:ins w:id="14" w:author="Clemens" w:date="2021-05-05T10:54:00Z">
        <w:r w:rsidR="002269F0">
          <w:rPr>
            <w:rFonts w:ascii="Times New Roman" w:hAnsi="Times New Roman" w:cs="Times New Roman"/>
            <w:lang w:val="en-GB"/>
          </w:rPr>
          <w:t>,</w:t>
        </w:r>
      </w:ins>
      <w:ins w:id="15" w:author="Clemens" w:date="2021-05-05T10:40:00Z">
        <w:r w:rsidR="00BF46A2">
          <w:rPr>
            <w:rFonts w:ascii="Times New Roman" w:hAnsi="Times New Roman" w:cs="Times New Roman"/>
            <w:lang w:val="en-GB"/>
          </w:rPr>
          <w:t xml:space="preserve"> </w:t>
        </w:r>
      </w:ins>
      <w:ins w:id="16" w:author="Clemens" w:date="2021-05-05T10:39:00Z">
        <w:r w:rsidR="00BF46A2">
          <w:rPr>
            <w:rFonts w:ascii="Times New Roman" w:hAnsi="Times New Roman" w:cs="Times New Roman"/>
            <w:lang w:val="en-GB"/>
          </w:rPr>
          <w:t xml:space="preserve">breeding early </w:t>
        </w:r>
      </w:ins>
      <w:ins w:id="17" w:author="Clemens" w:date="2021-05-05T10:40:00Z">
        <w:r w:rsidR="00BF46A2">
          <w:rPr>
            <w:rFonts w:ascii="Times New Roman" w:hAnsi="Times New Roman" w:cs="Times New Roman"/>
            <w:lang w:val="en-GB"/>
          </w:rPr>
          <w:t>will</w:t>
        </w:r>
      </w:ins>
      <w:ins w:id="18" w:author="Clemens" w:date="2021-05-05T10:39:00Z">
        <w:r w:rsidR="00BF46A2">
          <w:rPr>
            <w:rFonts w:ascii="Times New Roman" w:hAnsi="Times New Roman" w:cs="Times New Roman"/>
            <w:lang w:val="en-GB"/>
          </w:rPr>
          <w:t xml:space="preserve"> </w:t>
        </w:r>
      </w:ins>
      <w:ins w:id="19" w:author="Clemens" w:date="2021-05-05T10:41:00Z">
        <w:r w:rsidR="00BF46A2">
          <w:rPr>
            <w:rFonts w:ascii="Times New Roman" w:hAnsi="Times New Roman" w:cs="Times New Roman"/>
            <w:lang w:val="en-GB"/>
          </w:rPr>
          <w:t xml:space="preserve">ensure that </w:t>
        </w:r>
      </w:ins>
      <w:ins w:id="20" w:author="Clemens" w:date="2021-05-05T10:44:00Z">
        <w:r w:rsidR="00BF46A2">
          <w:rPr>
            <w:rFonts w:ascii="Times New Roman" w:hAnsi="Times New Roman" w:cs="Times New Roman"/>
            <w:lang w:val="en-GB"/>
          </w:rPr>
          <w:t xml:space="preserve">favourable conditions </w:t>
        </w:r>
      </w:ins>
      <w:ins w:id="21" w:author="Clemens" w:date="2021-05-05T10:46:00Z">
        <w:r w:rsidR="00BF46A2">
          <w:rPr>
            <w:rFonts w:ascii="Times New Roman" w:hAnsi="Times New Roman" w:cs="Times New Roman"/>
            <w:lang w:val="en-GB"/>
          </w:rPr>
          <w:t>for</w:t>
        </w:r>
      </w:ins>
      <w:ins w:id="22" w:author="Clemens" w:date="2021-05-05T10:44:00Z">
        <w:r w:rsidR="00BF46A2">
          <w:rPr>
            <w:rFonts w:ascii="Times New Roman" w:hAnsi="Times New Roman" w:cs="Times New Roman"/>
            <w:lang w:val="en-GB"/>
          </w:rPr>
          <w:t xml:space="preserve"> the</w:t>
        </w:r>
      </w:ins>
      <w:ins w:id="23" w:author="Clemens" w:date="2021-05-05T10:46:00Z">
        <w:r w:rsidR="00BF46A2">
          <w:rPr>
            <w:rFonts w:ascii="Times New Roman" w:hAnsi="Times New Roman" w:cs="Times New Roman"/>
            <w:lang w:val="en-GB"/>
          </w:rPr>
          <w:t xml:space="preserve"> growing</w:t>
        </w:r>
      </w:ins>
      <w:ins w:id="24" w:author="Clemens" w:date="2021-05-05T10:41:00Z">
        <w:r w:rsidR="00BF46A2">
          <w:rPr>
            <w:rFonts w:ascii="Times New Roman" w:hAnsi="Times New Roman" w:cs="Times New Roman"/>
            <w:lang w:val="en-GB"/>
          </w:rPr>
          <w:t xml:space="preserve"> young</w:t>
        </w:r>
      </w:ins>
      <w:ins w:id="25" w:author="Clemens" w:date="2021-05-05T10:46:00Z">
        <w:r w:rsidR="00BF46A2">
          <w:rPr>
            <w:rFonts w:ascii="Times New Roman" w:hAnsi="Times New Roman" w:cs="Times New Roman"/>
            <w:lang w:val="en-GB"/>
          </w:rPr>
          <w:t xml:space="preserve"> </w:t>
        </w:r>
      </w:ins>
      <w:ins w:id="26" w:author="Clemens" w:date="2021-05-05T10:48:00Z">
        <w:r w:rsidR="002269F0">
          <w:rPr>
            <w:rFonts w:ascii="Times New Roman" w:hAnsi="Times New Roman" w:cs="Times New Roman"/>
            <w:lang w:val="en-GB"/>
          </w:rPr>
          <w:t xml:space="preserve">who enjoy a head start over the competition, which can ultimately </w:t>
        </w:r>
      </w:ins>
      <w:ins w:id="27" w:author="Clemens" w:date="2021-05-05T10:46:00Z">
        <w:r w:rsidR="00BF46A2">
          <w:rPr>
            <w:rFonts w:ascii="Times New Roman" w:hAnsi="Times New Roman" w:cs="Times New Roman"/>
            <w:lang w:val="en-GB"/>
          </w:rPr>
          <w:t>reduce the amount of parental care required</w:t>
        </w:r>
      </w:ins>
      <w:ins w:id="28" w:author="Clemens" w:date="2021-05-05T10:49:00Z">
        <w:r w:rsidR="002269F0">
          <w:rPr>
            <w:rFonts w:ascii="Times New Roman" w:hAnsi="Times New Roman" w:cs="Times New Roman"/>
            <w:lang w:val="en-GB"/>
          </w:rPr>
          <w:t xml:space="preserve"> and maximize survival prospects of the young</w:t>
        </w:r>
      </w:ins>
      <w:ins w:id="29" w:author="Clemens" w:date="2021-05-05T10:44:00Z">
        <w:r w:rsidR="00BF46A2">
          <w:rPr>
            <w:rFonts w:ascii="Times New Roman" w:hAnsi="Times New Roman" w:cs="Times New Roman"/>
            <w:lang w:val="en-GB"/>
          </w:rPr>
          <w:t>.</w:t>
        </w:r>
      </w:ins>
      <w:ins w:id="30" w:author="Clemens" w:date="2021-05-05T10:41:00Z">
        <w:r w:rsidR="00BF46A2">
          <w:rPr>
            <w:rFonts w:ascii="Times New Roman" w:hAnsi="Times New Roman" w:cs="Times New Roman"/>
            <w:lang w:val="en-GB"/>
          </w:rPr>
          <w:t xml:space="preserve"> </w:t>
        </w:r>
      </w:ins>
      <w:commentRangeEnd w:id="11"/>
      <w:ins w:id="31" w:author="Clemens" w:date="2021-05-05T10:53:00Z">
        <w:r w:rsidR="002269F0">
          <w:rPr>
            <w:rStyle w:val="CommentReference"/>
            <w:rFonts w:ascii="Times New Roman" w:eastAsia="Times New Roman" w:hAnsi="Times New Roman" w:cs="Times New Roman"/>
          </w:rPr>
          <w:commentReference w:id="11"/>
        </w:r>
      </w:ins>
      <w:r w:rsidR="00AC0FEB" w:rsidRPr="002A3B2A">
        <w:rPr>
          <w:rFonts w:ascii="Times New Roman" w:hAnsi="Times New Roman" w:cs="Times New Roman"/>
          <w:lang w:val="en-GB"/>
        </w:rPr>
        <w:t xml:space="preserve">However, breeding </w:t>
      </w:r>
      <w:r w:rsidR="00B22360" w:rsidRPr="002A3B2A">
        <w:rPr>
          <w:rFonts w:ascii="Times New Roman" w:hAnsi="Times New Roman" w:cs="Times New Roman"/>
          <w:lang w:val="en-GB"/>
        </w:rPr>
        <w:t xml:space="preserve">early </w:t>
      </w:r>
      <w:r w:rsidR="007F4AC5" w:rsidRPr="002A3B2A">
        <w:rPr>
          <w:rFonts w:ascii="Times New Roman" w:hAnsi="Times New Roman" w:cs="Times New Roman"/>
          <w:lang w:val="en-GB"/>
        </w:rPr>
        <w:t>may</w:t>
      </w:r>
      <w:r w:rsidR="00AC0FEB" w:rsidRPr="002A3B2A">
        <w:rPr>
          <w:rFonts w:ascii="Times New Roman" w:hAnsi="Times New Roman" w:cs="Times New Roman"/>
          <w:lang w:val="en-GB"/>
        </w:rPr>
        <w:t xml:space="preserve"> come with the cost of physiological stress </w:t>
      </w:r>
      <w:ins w:id="32" w:author="Clemens" w:date="2021-05-05T10:50:00Z">
        <w:r w:rsidR="002269F0">
          <w:rPr>
            <w:rFonts w:ascii="Times New Roman" w:hAnsi="Times New Roman" w:cs="Times New Roman"/>
            <w:lang w:val="en-GB"/>
          </w:rPr>
          <w:t xml:space="preserve">to females, </w:t>
        </w:r>
      </w:ins>
      <w:r w:rsidR="00AC0FEB" w:rsidRPr="002A3B2A">
        <w:rPr>
          <w:rFonts w:ascii="Times New Roman" w:hAnsi="Times New Roman" w:cs="Times New Roman"/>
          <w:lang w:val="en-GB"/>
        </w:rPr>
        <w:t xml:space="preserve">or </w:t>
      </w:r>
      <w:ins w:id="33" w:author="Clemens" w:date="2021-05-05T10:51:00Z">
        <w:r w:rsidR="002269F0">
          <w:rPr>
            <w:rFonts w:ascii="Times New Roman" w:hAnsi="Times New Roman" w:cs="Times New Roman"/>
            <w:lang w:val="en-GB"/>
          </w:rPr>
          <w:t xml:space="preserve">may result in </w:t>
        </w:r>
        <w:r w:rsidR="002269F0">
          <w:rPr>
            <w:rFonts w:ascii="Times New Roman" w:hAnsi="Times New Roman" w:cs="Times New Roman"/>
            <w:lang w:val="en-GB"/>
          </w:rPr>
          <w:lastRenderedPageBreak/>
          <w:t xml:space="preserve">an </w:t>
        </w:r>
      </w:ins>
      <w:r w:rsidR="00AC0FEB" w:rsidRPr="002A3B2A">
        <w:rPr>
          <w:rFonts w:ascii="Times New Roman" w:hAnsi="Times New Roman" w:cs="Times New Roman"/>
          <w:lang w:val="en-GB"/>
        </w:rPr>
        <w:t>increased likelihood of failure due to</w:t>
      </w:r>
      <w:r w:rsidR="00B22360" w:rsidRPr="002A3B2A">
        <w:rPr>
          <w:rFonts w:ascii="Times New Roman" w:hAnsi="Times New Roman" w:cs="Times New Roman"/>
          <w:lang w:val="en-GB"/>
        </w:rPr>
        <w:t xml:space="preserve"> the higher</w:t>
      </w:r>
      <w:r w:rsidR="00AC0FEB" w:rsidRPr="002A3B2A">
        <w:rPr>
          <w:rFonts w:ascii="Times New Roman" w:hAnsi="Times New Roman" w:cs="Times New Roman"/>
          <w:lang w:val="en-GB"/>
        </w:rPr>
        <w:t xml:space="preserve"> </w:t>
      </w:r>
      <w:r w:rsidR="00B22360" w:rsidRPr="002A3B2A">
        <w:rPr>
          <w:rFonts w:ascii="Times New Roman" w:hAnsi="Times New Roman" w:cs="Times New Roman"/>
          <w:lang w:val="en-GB"/>
        </w:rPr>
        <w:t xml:space="preserve">environmental </w:t>
      </w:r>
      <w:r w:rsidR="00AC0FEB" w:rsidRPr="002A3B2A">
        <w:rPr>
          <w:rFonts w:ascii="Times New Roman" w:hAnsi="Times New Roman" w:cs="Times New Roman"/>
          <w:lang w:val="en-GB"/>
        </w:rPr>
        <w:t>stochastic</w:t>
      </w:r>
      <w:r w:rsidR="00B22360" w:rsidRPr="002A3B2A">
        <w:rPr>
          <w:rFonts w:ascii="Times New Roman" w:hAnsi="Times New Roman" w:cs="Times New Roman"/>
          <w:lang w:val="en-GB"/>
        </w:rPr>
        <w:t>ity</w:t>
      </w:r>
      <w:del w:id="34" w:author="Clemens" w:date="2021-05-05T10:51:00Z">
        <w:r w:rsidR="00B22360" w:rsidRPr="002A3B2A" w:rsidDel="002269F0">
          <w:rPr>
            <w:rFonts w:ascii="Times New Roman" w:hAnsi="Times New Roman" w:cs="Times New Roman"/>
            <w:lang w:val="en-GB"/>
          </w:rPr>
          <w:delText xml:space="preserve"> associated with </w:delText>
        </w:r>
        <w:r w:rsidR="0014397F" w:rsidRPr="002A3B2A" w:rsidDel="002269F0">
          <w:rPr>
            <w:rFonts w:ascii="Times New Roman" w:hAnsi="Times New Roman" w:cs="Times New Roman"/>
            <w:lang w:val="en-GB"/>
          </w:rPr>
          <w:delText xml:space="preserve">the </w:delText>
        </w:r>
        <w:r w:rsidR="00B22360" w:rsidRPr="002A3B2A" w:rsidDel="002269F0">
          <w:rPr>
            <w:rFonts w:ascii="Times New Roman" w:hAnsi="Times New Roman" w:cs="Times New Roman"/>
            <w:lang w:val="en-GB"/>
          </w:rPr>
          <w:delText>early season</w:delText>
        </w:r>
      </w:del>
      <w:r w:rsidR="00930A07" w:rsidRPr="002A3B2A">
        <w:rPr>
          <w:rFonts w:ascii="Times New Roman" w:hAnsi="Times New Roman" w:cs="Times New Roman"/>
          <w:lang w:val="en-GB"/>
        </w:rPr>
        <w:t>, such as low food availability</w:t>
      </w:r>
      <w:r w:rsidR="00563689" w:rsidRPr="002A3B2A">
        <w:rPr>
          <w:rFonts w:ascii="Times New Roman" w:hAnsi="Times New Roman" w:cs="Times New Roman"/>
          <w:lang w:val="en-GB"/>
        </w:rPr>
        <w:t xml:space="preserve">, </w:t>
      </w:r>
      <w:r w:rsidR="00930A07" w:rsidRPr="002A3B2A">
        <w:rPr>
          <w:rFonts w:ascii="Times New Roman" w:hAnsi="Times New Roman" w:cs="Times New Roman"/>
          <w:lang w:val="en-GB"/>
        </w:rPr>
        <w:t>inclement weather</w:t>
      </w:r>
      <w:r w:rsidR="00563689" w:rsidRPr="002A3B2A">
        <w:rPr>
          <w:rFonts w:ascii="Times New Roman" w:hAnsi="Times New Roman" w:cs="Times New Roman"/>
          <w:lang w:val="en-GB"/>
        </w:rPr>
        <w:t>, or frequency-dependent predation risk</w:t>
      </w:r>
      <w:ins w:id="35" w:author="Clemens" w:date="2021-05-05T10:52:00Z">
        <w:r w:rsidR="002269F0">
          <w:rPr>
            <w:rFonts w:ascii="Times New Roman" w:hAnsi="Times New Roman" w:cs="Times New Roman"/>
            <w:lang w:val="en-GB"/>
          </w:rPr>
          <w:t>,</w:t>
        </w:r>
      </w:ins>
      <w:ins w:id="36" w:author="Clemens" w:date="2021-05-05T10:51:00Z">
        <w:r w:rsidR="002269F0">
          <w:rPr>
            <w:rFonts w:ascii="Times New Roman" w:hAnsi="Times New Roman" w:cs="Times New Roman"/>
            <w:lang w:val="en-GB"/>
          </w:rPr>
          <w:t xml:space="preserve"> </w:t>
        </w:r>
        <w:r w:rsidR="002269F0" w:rsidRPr="002A3B2A">
          <w:rPr>
            <w:rFonts w:ascii="Times New Roman" w:hAnsi="Times New Roman" w:cs="Times New Roman"/>
            <w:lang w:val="en-GB"/>
          </w:rPr>
          <w:t xml:space="preserve">associated with the early </w:t>
        </w:r>
      </w:ins>
      <w:ins w:id="37" w:author="Clemens" w:date="2021-05-05T10:52:00Z">
        <w:r w:rsidR="002269F0">
          <w:rPr>
            <w:rFonts w:ascii="Times New Roman" w:hAnsi="Times New Roman" w:cs="Times New Roman"/>
            <w:lang w:val="en-GB"/>
          </w:rPr>
          <w:t>season</w:t>
        </w:r>
      </w:ins>
      <w:ins w:id="38" w:author="Clemens" w:date="2021-05-05T10:27:00Z">
        <w:r w:rsidR="00775D92">
          <w:rPr>
            <w:rFonts w:ascii="Times New Roman" w:hAnsi="Times New Roman" w:cs="Times New Roman"/>
            <w:lang w:val="en-GB"/>
          </w:rPr>
          <w:t xml:space="preserve"> (Refs)</w:t>
        </w:r>
      </w:ins>
      <w:r w:rsidR="00930A07" w:rsidRPr="002A3B2A">
        <w:rPr>
          <w:rFonts w:ascii="Times New Roman" w:hAnsi="Times New Roman" w:cs="Times New Roman"/>
          <w:lang w:val="en-GB"/>
        </w:rPr>
        <w:t>.</w:t>
      </w:r>
      <w:r w:rsidR="00007096" w:rsidRPr="002A3B2A">
        <w:rPr>
          <w:rFonts w:ascii="Times New Roman" w:hAnsi="Times New Roman" w:cs="Times New Roman"/>
          <w:lang w:val="en-GB"/>
        </w:rPr>
        <w:t xml:space="preserve"> Taken together, </w:t>
      </w:r>
      <w:r w:rsidR="009C09F3" w:rsidRPr="002A3B2A">
        <w:rPr>
          <w:rFonts w:ascii="Times New Roman" w:hAnsi="Times New Roman" w:cs="Times New Roman"/>
          <w:lang w:val="en-GB"/>
        </w:rPr>
        <w:t xml:space="preserve">a </w:t>
      </w:r>
      <w:r w:rsidR="00163465" w:rsidRPr="002A3B2A">
        <w:rPr>
          <w:rFonts w:ascii="Times New Roman" w:hAnsi="Times New Roman" w:cs="Times New Roman"/>
          <w:lang w:val="en-GB"/>
        </w:rPr>
        <w:t xml:space="preserve">seasonal </w:t>
      </w:r>
      <w:r w:rsidR="009C09F3" w:rsidRPr="002A3B2A">
        <w:rPr>
          <w:rFonts w:ascii="Times New Roman" w:hAnsi="Times New Roman" w:cs="Times New Roman"/>
          <w:lang w:val="en-GB"/>
        </w:rPr>
        <w:t xml:space="preserve">trade-off between quality and quantity exists for females: </w:t>
      </w:r>
      <w:r w:rsidR="00007096" w:rsidRPr="002A3B2A">
        <w:rPr>
          <w:rFonts w:ascii="Times New Roman" w:hAnsi="Times New Roman" w:cs="Times New Roman"/>
          <w:lang w:val="en-GB"/>
        </w:rPr>
        <w:t xml:space="preserve">early nesting females </w:t>
      </w:r>
      <w:r w:rsidR="00D32A34" w:rsidRPr="002A3B2A">
        <w:rPr>
          <w:rFonts w:ascii="Times New Roman" w:hAnsi="Times New Roman" w:cs="Times New Roman"/>
          <w:lang w:val="en-GB"/>
        </w:rPr>
        <w:t xml:space="preserve">may </w:t>
      </w:r>
      <w:ins w:id="39" w:author="Clemens" w:date="2021-05-05T10:49:00Z">
        <w:r w:rsidR="002269F0">
          <w:rPr>
            <w:rFonts w:ascii="Times New Roman" w:hAnsi="Times New Roman" w:cs="Times New Roman"/>
            <w:lang w:val="en-GB"/>
          </w:rPr>
          <w:t xml:space="preserve">need to </w:t>
        </w:r>
      </w:ins>
      <w:commentRangeStart w:id="40"/>
      <w:del w:id="41" w:author="Clemens" w:date="2021-05-05T10:30:00Z">
        <w:r w:rsidR="009C09F3" w:rsidRPr="002A3B2A" w:rsidDel="00775D92">
          <w:rPr>
            <w:rFonts w:ascii="Times New Roman" w:hAnsi="Times New Roman" w:cs="Times New Roman"/>
            <w:lang w:val="en-GB"/>
          </w:rPr>
          <w:delText>compromise</w:delText>
        </w:r>
        <w:r w:rsidR="00007096" w:rsidRPr="002A3B2A" w:rsidDel="00775D92">
          <w:rPr>
            <w:rFonts w:ascii="Times New Roman" w:hAnsi="Times New Roman" w:cs="Times New Roman"/>
            <w:lang w:val="en-GB"/>
          </w:rPr>
          <w:delText xml:space="preserve"> the</w:delText>
        </w:r>
        <w:r w:rsidR="003F1FF2" w:rsidRPr="002A3B2A" w:rsidDel="00775D92">
          <w:rPr>
            <w:rFonts w:ascii="Times New Roman" w:hAnsi="Times New Roman" w:cs="Times New Roman"/>
            <w:lang w:val="en-GB"/>
          </w:rPr>
          <w:delText xml:space="preserve"> </w:delText>
        </w:r>
        <w:r w:rsidR="00007096" w:rsidRPr="002A3B2A" w:rsidDel="00775D92">
          <w:rPr>
            <w:rFonts w:ascii="Times New Roman" w:hAnsi="Times New Roman" w:cs="Times New Roman"/>
            <w:lang w:val="en-GB"/>
          </w:rPr>
          <w:delText xml:space="preserve">quality of </w:delText>
        </w:r>
        <w:r w:rsidR="003F1FF2" w:rsidRPr="002A3B2A" w:rsidDel="00775D92">
          <w:rPr>
            <w:rFonts w:ascii="Times New Roman" w:hAnsi="Times New Roman" w:cs="Times New Roman"/>
            <w:lang w:val="en-GB"/>
          </w:rPr>
          <w:delText>an</w:delText>
        </w:r>
        <w:r w:rsidR="00007096" w:rsidRPr="002A3B2A" w:rsidDel="00775D92">
          <w:rPr>
            <w:rFonts w:ascii="Times New Roman" w:hAnsi="Times New Roman" w:cs="Times New Roman"/>
            <w:lang w:val="en-GB"/>
          </w:rPr>
          <w:delText xml:space="preserve"> early investment </w:delText>
        </w:r>
        <w:r w:rsidR="00D44528" w:rsidRPr="002A3B2A" w:rsidDel="00775D92">
          <w:rPr>
            <w:rFonts w:ascii="Times New Roman" w:hAnsi="Times New Roman" w:cs="Times New Roman"/>
            <w:lang w:val="en-GB"/>
          </w:rPr>
          <w:delText>to</w:delText>
        </w:r>
        <w:r w:rsidR="00007096" w:rsidRPr="002A3B2A" w:rsidDel="00775D92">
          <w:rPr>
            <w:rFonts w:ascii="Times New Roman" w:hAnsi="Times New Roman" w:cs="Times New Roman"/>
            <w:lang w:val="en-GB"/>
          </w:rPr>
          <w:delText xml:space="preserve"> maximiz</w:delText>
        </w:r>
        <w:r w:rsidR="009C09F3" w:rsidRPr="002A3B2A" w:rsidDel="00775D92">
          <w:rPr>
            <w:rFonts w:ascii="Times New Roman" w:hAnsi="Times New Roman" w:cs="Times New Roman"/>
            <w:lang w:val="en-GB"/>
          </w:rPr>
          <w:delText>e</w:delText>
        </w:r>
        <w:r w:rsidR="00007096" w:rsidRPr="002A3B2A" w:rsidDel="00775D92">
          <w:rPr>
            <w:rFonts w:ascii="Times New Roman" w:hAnsi="Times New Roman" w:cs="Times New Roman"/>
            <w:lang w:val="en-GB"/>
          </w:rPr>
          <w:delText xml:space="preserve"> </w:delText>
        </w:r>
      </w:del>
      <w:del w:id="42" w:author="Clemens" w:date="2021-05-05T10:29:00Z">
        <w:r w:rsidR="003F1FF2" w:rsidRPr="002A3B2A" w:rsidDel="00775D92">
          <w:rPr>
            <w:rFonts w:ascii="Times New Roman" w:hAnsi="Times New Roman" w:cs="Times New Roman"/>
            <w:lang w:val="en-GB"/>
          </w:rPr>
          <w:delText xml:space="preserve">time </w:delText>
        </w:r>
      </w:del>
      <w:del w:id="43" w:author="Clemens" w:date="2021-05-05T10:30:00Z">
        <w:r w:rsidR="007A6DAE" w:rsidRPr="002A3B2A" w:rsidDel="00775D92">
          <w:rPr>
            <w:rFonts w:ascii="Times New Roman" w:hAnsi="Times New Roman" w:cs="Times New Roman"/>
            <w:lang w:val="en-GB"/>
          </w:rPr>
          <w:delText>for</w:delText>
        </w:r>
        <w:r w:rsidR="003F1FF2" w:rsidRPr="002A3B2A" w:rsidDel="00775D92">
          <w:rPr>
            <w:rFonts w:ascii="Times New Roman" w:hAnsi="Times New Roman" w:cs="Times New Roman"/>
            <w:lang w:val="en-GB"/>
          </w:rPr>
          <w:delText xml:space="preserve"> </w:delText>
        </w:r>
        <w:r w:rsidR="009C09F3" w:rsidRPr="002A3B2A" w:rsidDel="00775D92">
          <w:rPr>
            <w:rFonts w:ascii="Times New Roman" w:hAnsi="Times New Roman" w:cs="Times New Roman"/>
            <w:lang w:val="en-GB"/>
          </w:rPr>
          <w:delText xml:space="preserve">prospective </w:delText>
        </w:r>
        <w:r w:rsidR="00007096" w:rsidRPr="002A3B2A" w:rsidDel="00775D92">
          <w:rPr>
            <w:rFonts w:ascii="Times New Roman" w:hAnsi="Times New Roman" w:cs="Times New Roman"/>
            <w:lang w:val="en-GB"/>
          </w:rPr>
          <w:delText xml:space="preserve">future </w:delText>
        </w:r>
        <w:r w:rsidR="003F1FF2" w:rsidRPr="002A3B2A" w:rsidDel="00775D92">
          <w:rPr>
            <w:rFonts w:ascii="Times New Roman" w:hAnsi="Times New Roman" w:cs="Times New Roman"/>
            <w:lang w:val="en-GB"/>
          </w:rPr>
          <w:delText>investments</w:delText>
        </w:r>
      </w:del>
      <w:ins w:id="44" w:author="Clemens" w:date="2021-05-05T10:30:00Z">
        <w:r w:rsidR="00775D92">
          <w:rPr>
            <w:rFonts w:ascii="Times New Roman" w:hAnsi="Times New Roman" w:cs="Times New Roman"/>
            <w:lang w:val="en-GB"/>
          </w:rPr>
          <w:t xml:space="preserve">reduce resource investment into </w:t>
        </w:r>
      </w:ins>
      <w:ins w:id="45" w:author="Clemens" w:date="2021-05-05T10:31:00Z">
        <w:r w:rsidR="00775D92">
          <w:rPr>
            <w:rFonts w:ascii="Times New Roman" w:hAnsi="Times New Roman" w:cs="Times New Roman"/>
            <w:lang w:val="en-GB"/>
          </w:rPr>
          <w:t xml:space="preserve">the first clutch in order to </w:t>
        </w:r>
      </w:ins>
      <w:ins w:id="46" w:author="Clemens" w:date="2021-05-05T10:33:00Z">
        <w:r w:rsidR="00775D92">
          <w:rPr>
            <w:rFonts w:ascii="Times New Roman" w:hAnsi="Times New Roman" w:cs="Times New Roman"/>
            <w:lang w:val="en-GB"/>
          </w:rPr>
          <w:t>maximize their re-mating opportunities</w:t>
        </w:r>
      </w:ins>
      <w:ins w:id="47" w:author="Clemens" w:date="2021-05-05T10:34:00Z">
        <w:r w:rsidR="00775D92">
          <w:rPr>
            <w:rFonts w:ascii="Times New Roman" w:hAnsi="Times New Roman" w:cs="Times New Roman"/>
            <w:lang w:val="en-GB"/>
          </w:rPr>
          <w:t xml:space="preserve"> </w:t>
        </w:r>
      </w:ins>
      <w:ins w:id="48" w:author="Clemens" w:date="2021-05-05T10:35:00Z">
        <w:r w:rsidR="00775D92">
          <w:rPr>
            <w:rFonts w:ascii="Times New Roman" w:hAnsi="Times New Roman" w:cs="Times New Roman"/>
            <w:lang w:val="en-GB"/>
          </w:rPr>
          <w:t>and pursue multiple breeding attempts (Refs)</w:t>
        </w:r>
      </w:ins>
      <w:r w:rsidR="003F1FF2" w:rsidRPr="002A3B2A">
        <w:rPr>
          <w:rFonts w:ascii="Times New Roman" w:hAnsi="Times New Roman" w:cs="Times New Roman"/>
          <w:lang w:val="en-GB"/>
        </w:rPr>
        <w:t>.</w:t>
      </w:r>
      <w:commentRangeEnd w:id="40"/>
      <w:r w:rsidR="00775D92">
        <w:rPr>
          <w:rStyle w:val="CommentReference"/>
          <w:rFonts w:ascii="Times New Roman" w:eastAsia="Times New Roman" w:hAnsi="Times New Roman" w:cs="Times New Roman"/>
        </w:rPr>
        <w:commentReference w:id="40"/>
      </w:r>
    </w:p>
    <w:p w14:paraId="1B130919" w14:textId="133C72F9" w:rsidR="003F1FF2" w:rsidRPr="002A3B2A" w:rsidRDefault="003F1FF2" w:rsidP="00E13C34">
      <w:pPr>
        <w:suppressLineNumbers/>
        <w:spacing w:line="360" w:lineRule="auto"/>
        <w:jc w:val="both"/>
        <w:rPr>
          <w:rFonts w:ascii="Times New Roman" w:hAnsi="Times New Roman" w:cs="Times New Roman"/>
          <w:lang w:val="en-GB"/>
        </w:rPr>
      </w:pPr>
    </w:p>
    <w:p w14:paraId="51AC803D" w14:textId="642C4E1A" w:rsidR="009F53A7" w:rsidRPr="002A3B2A" w:rsidRDefault="00163465" w:rsidP="002A3B2A">
      <w:pPr>
        <w:spacing w:line="360" w:lineRule="auto"/>
        <w:contextualSpacing/>
        <w:jc w:val="both"/>
        <w:rPr>
          <w:rFonts w:ascii="Times New Roman" w:hAnsi="Times New Roman" w:cs="Times New Roman"/>
          <w:lang w:val="en-GB"/>
        </w:rPr>
      </w:pPr>
      <w:r w:rsidRPr="002A3B2A">
        <w:rPr>
          <w:rFonts w:ascii="Times New Roman" w:hAnsi="Times New Roman" w:cs="Times New Roman"/>
          <w:lang w:val="en-GB"/>
        </w:rPr>
        <w:t>In many organisms, reproductive productivity is age-dependent</w:t>
      </w:r>
      <w:r w:rsidR="00094EEE">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&lt;citation&gt;&lt;priority&gt;5&lt;/priority&gt;&lt;uuid&gt;8478429E-B07A-429E-B3A7-6B01E1537F38&lt;/uuid&gt;&lt;publications&gt;&lt;publication&gt;&lt;subtype&gt;400&lt;/subtype&gt;&lt;title&gt;Great tits growing old: selective disappearance and the partitioning of senescence to stages within the breeding cycle.&lt;/title&gt;&lt;url&gt;https://royalsocietypublishing.org/doi/10.1098/rspb.2009.0457&lt;/url&gt;&lt;volume&gt;276&lt;/volume&gt;&lt;publication_date&gt;99200908071200000000222000&lt;/publication_date&gt;&lt;uuid&gt;C91ACF0F-3C38-4779-B0BB-1E65CE2B3B56&lt;/uuid&gt;&lt;type&gt;400&lt;/type&gt;&lt;number&gt;1668&lt;/number&gt;&lt;doi&gt;10.1098/rspb.2009.0457&lt;/doi&gt;&lt;institution&gt;Behavioural Biology Group, University of Groningen, Kerklaan 30, 9751 NN Haren, The Netherlands. a.h.j.bouwhuis@rug.nl&lt;/institution&gt;&lt;startpage&gt;2769&lt;/startpage&gt;&lt;endpage&gt;2777&lt;/endpage&gt;&lt;bundle&gt;&lt;publication&gt;&lt;title&gt;Proceedings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Bouwhuis&lt;/lastName&gt;&lt;firstName&gt;S&lt;/firstName&gt;&lt;/author&gt;&lt;author&gt;&lt;lastName&gt;Sheldon&lt;/lastName&gt;&lt;firstName&gt;B&lt;/firstName&gt;&lt;middleNames&gt;C&lt;/middleNames&gt;&lt;/author&gt;&lt;author&gt;&lt;lastName&gt;Verhulst&lt;/lastName&gt;&lt;firstName&gt;S&lt;/firstName&gt;&lt;/author&gt;&lt;author&gt;&lt;lastName&gt;Charmantier&lt;/lastName&gt;&lt;firstName&gt;A&lt;/firstName&gt;&lt;/author&gt;&lt;/authors&gt;&lt;/publication&gt;&lt;publication&gt;&lt;subtype&gt;400&lt;/subtype&gt;&lt;title&gt;Age-dependent terminal declines in reproductive output in a wild bird&lt;/title&gt;&lt;volume&gt;7&lt;/volume&gt;&lt;publication_date&gt;99201200001200000000200000&lt;/publication_date&gt;&lt;uuid&gt;675DBE0E-3E52-4EB5-A22F-D62C44EDFB6B&lt;/uuid&gt;&lt;type&gt;400&lt;/type&gt;&lt;number&gt;7&lt;/number&gt;&lt;startpage&gt;e40413&lt;/startpage&gt;&lt;bundle&gt;&lt;publication&gt;&lt;title&gt;PLoS ONE&lt;/title&gt;&lt;uuid&gt;A354BAAE-1CE2-48B2-A58B-C50EDCBCA406&lt;/uuid&gt;&lt;subtype&gt;-100&lt;/subtype&gt;&lt;publisher&gt;Public Library of Science&lt;/publisher&gt;&lt;type&gt;-100&lt;/type&gt;&lt;/publication&gt;&lt;/bundle&gt;&lt;authors&gt;&lt;author&gt;&lt;lastName&gt;Hammers&lt;/lastName&gt;&lt;firstName&gt;Martijn&lt;/firstName&gt;&lt;/author&gt;&lt;author&gt;&lt;lastName&gt;Richardson&lt;/lastName&gt;&lt;firstName&gt;David&lt;/firstName&gt;&lt;middleNames&gt;S&lt;/middleNames&gt;&lt;/author&gt;&lt;author&gt;&lt;lastName&gt;Burke&lt;/lastName&gt;&lt;firstName&gt;Terry&lt;/firstName&gt;&lt;/author&gt;&lt;author&gt;&lt;lastName&gt;Komdeur&lt;/lastName&gt;&lt;firstName&gt;Jan&lt;/firstName&gt;&lt;/author&gt;&lt;/authors&gt;&lt;/publication&gt;&lt;publication&gt;&lt;subtype&gt;400&lt;/subtype&gt;&lt;title&gt;Early-late life trade-offs and the evolution of ageing in the wild&lt;/title&gt;&lt;volume&gt;282&lt;/volume&gt;&lt;publication_date&gt;99201500001200000000200000&lt;/publication_date&gt;&lt;uuid&gt;694EE1D9-9C8D-4BEF-8149-CB7874D6D8AE&lt;/uuid&gt;&lt;type&gt;400&lt;/type&gt;&lt;number&gt;1806&lt;/number&gt;&lt;startpage&gt;20150209&lt;/start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Lemaître&lt;/lastName&gt;&lt;firstName&gt;Jean-François&lt;/firstName&gt;&lt;/author&gt;&lt;author&gt;&lt;lastName&gt;Berger&lt;/lastName&gt;&lt;firstName&gt;Vérane&lt;/firstName&gt;&lt;/author&gt;&lt;author&gt;&lt;lastName&gt;Bonenfant&lt;/lastName&gt;&lt;firstName&gt;Christophe&lt;/firstName&gt;&lt;/author&gt;&lt;author&gt;&lt;lastName&gt;Douhard&lt;/lastName&gt;&lt;firstName&gt;Mathieu&lt;/firstName&gt;&lt;/author&gt;&lt;author&gt;&lt;lastName&gt;Gamelon&lt;/lastName&gt;&lt;firstName&gt;Marlène&lt;/firstName&gt;&lt;/author&gt;&lt;author&gt;&lt;lastName&gt;Plard&lt;/lastName&gt;&lt;firstName&gt;Floriane&lt;/firstName&gt;&lt;/author&gt;&lt;author&gt;&lt;lastName&gt;Gaillard&lt;/lastName&gt;&lt;firstName&gt;Jean-Michel&lt;/firstName&gt;&lt;/author&gt;&lt;/authors&gt;&lt;/publication&gt;&lt;publication&gt;&lt;subtype&gt;400&lt;/subtype&gt;&lt;title&gt;Age-dependent trait variation: the relative contribution of within-individual change, selective appearance and disappearance in a long-lived seabird&lt;/title&gt;&lt;volume&gt;84&lt;/volume&gt;&lt;publication_date&gt;99201500001200000000200000&lt;/publication_date&gt;&lt;uuid&gt;0BA13386-9823-4406-AF1D-D10A61567519&lt;/uuid&gt;&lt;type&gt;400&lt;/type&gt;&lt;number&gt;3&lt;/number&gt;&lt;startpage&gt;797-807&lt;/startpage&gt;&lt;bundle&gt;&lt;publication&gt;&lt;title&gt;Journal of Animal Ecology&lt;/title&gt;&lt;uuid&gt;6282EBD2-2EB0-4431-B6F3-1E246CB9C3FA&lt;/uuid&gt;&lt;subtype&gt;-100&lt;/subtype&gt;&lt;type&gt;-100&lt;/type&gt;&lt;/publication&gt;&lt;/bundle&gt;&lt;authors&gt;&lt;author&gt;&lt;lastName&gt;Zhang&lt;/lastName&gt;&lt;firstName&gt;He&lt;/firstName&gt;&lt;/author&gt;&lt;author&gt;&lt;lastName&gt;Vedder&lt;/lastName&gt;&lt;firstName&gt;Oscar&lt;/firstName&gt;&lt;/author&gt;&lt;author&gt;&lt;lastName&gt;Becker&lt;/lastName&gt;&lt;firstName&gt;Peter&lt;/firstName&gt;&lt;middleNames&gt;H&lt;/middleNames&gt;&lt;/author&gt;&lt;author&gt;&lt;lastName&gt;Bouwhuis&lt;/lastName&gt;&lt;firstName&gt;Sandra&lt;/firstName&gt;&lt;/author&gt;&lt;/authors&gt;&lt;editors&gt;&lt;author&gt;&lt;lastName&gt;Weimerskirch&lt;/lastName&gt;&lt;firstName&gt;Henri&lt;/firstName&gt;&lt;/author&gt;&lt;/editors&gt;&lt;/publication&gt;&lt;publication&gt;&lt;subtype&gt;400&lt;/subtype&gt;&lt;publisher&gt;National Acad Sciences&lt;/publisher&gt;&lt;title&gt;Fast-slow continuum and reproductive strategies structure plant life-history variation worldwide.&lt;/title&gt;&lt;url&gt;http://www.pnas.org/content/113/1/230.full&lt;/url&gt;&lt;volume&gt;113&lt;/volume&gt;&lt;publication_date&gt;99201601051200000000222000&lt;/publication_date&gt;&lt;uuid&gt;8D3B7119-099A-4EA8-8BC3-387BF88074DA&lt;/uuid&gt;&lt;type&gt;400&lt;/type&gt;&lt;number&gt;1&lt;/number&gt;&lt;citekey&gt;SalgueroGomez:2016iz&lt;/citekey&gt;&lt;doi&gt;10.1073/pnas.1506215112&lt;/doi&gt;&lt;institution&gt;School of Biological Sciences, Centre for Biodiversity and Conservation Science, The University of Queensland, St. Lucia QLD 4072, Australia; Evolutionary Demography Laboratory, Max Planck Institute for Demographic Research, Rostock 18057, Germany; r.salguero@uq.edu.au.&lt;/institution&gt;&lt;startpage&gt;230&lt;/startpage&gt;&lt;endpage&gt;235&lt;/endpage&gt;&lt;bundle&gt;&lt;publication&gt;&lt;title&gt;Proceedings of the National Academy of Sciences of the United States of America&lt;/title&gt;&lt;uuid&gt;99244C09-533F-4AD5-96A8-E8AE53D32775&lt;/uuid&gt;&lt;subtype&gt;-100&lt;/subtype&gt;&lt;publisher&gt;National Acad Sciences&lt;/publisher&gt;&lt;type&gt;-100&lt;/type&gt;&lt;/publication&gt;&lt;/bundle&gt;&lt;authors&gt;&lt;author&gt;&lt;lastName&gt;Salguero-Gómez&lt;/lastName&gt;&lt;firstName&gt;Roberto&lt;/firstName&gt;&lt;/author&gt;&lt;author&gt;&lt;lastName&gt;Jones&lt;/lastName&gt;&lt;firstName&gt;Owen&lt;/firstName&gt;&lt;middleNames&gt;R&lt;/middleNames&gt;&lt;/author&gt;&lt;author&gt;&lt;lastName&gt;Jongejans&lt;/lastName&gt;&lt;firstName&gt;Eelke&lt;/firstName&gt;&lt;/author&gt;&lt;author&gt;&lt;lastName&gt;Blomberg&lt;/lastName&gt;&lt;firstName&gt;Simon&lt;/firstName&gt;&lt;middleNames&gt;P&lt;/middleNames&gt;&lt;/author&gt;&lt;author&gt;&lt;lastName&gt;Hodgson&lt;/lastName&gt;&lt;firstName&gt;David&lt;/firstName&gt;&lt;middleNames&gt;J&lt;/middleNames&gt;&lt;/author&gt;&lt;author&gt;&lt;lastName&gt;Mbeau-Ache&lt;/lastName&gt;&lt;firstName&gt;Cyril&lt;/firstName&gt;&lt;/author&gt;&lt;author&gt;&lt;lastName&gt;Zuidema&lt;/lastName&gt;&lt;firstName&gt;Pieter&lt;/firstName&gt;&lt;middleNames&gt;A&lt;/middleNames&gt;&lt;/author&gt;&lt;author&gt;&lt;lastName&gt;Kroon&lt;/lastName&gt;&lt;nonDroppingParticle&gt;de&lt;/nonDroppingParticle&gt;&lt;firstName&gt;Hans&lt;/firstName&gt;&lt;/author&gt;&lt;author&gt;&lt;lastName&gt;Buckley&lt;/lastName&gt;&lt;firstName&gt;Yvonne&lt;/firstName&gt;&lt;middleNames&gt;M&lt;/middleNames&gt;&lt;/author&gt;&lt;/authors&gt;&lt;/publication&gt;&lt;publication&gt;&lt;subtype&gt;400&lt;/subtype&gt;&lt;title&gt;Age-specific reproduction and disposable soma in an urban population of Common Blackbirds Turdus merula&lt;/title&gt;&lt;volume&gt;160&lt;/volume&gt;&lt;publication_date&gt;99201800001200000000200000&lt;/publication_date&gt;&lt;uuid&gt;5FF2701D-4022-4637-95EA-934DDA8B097B&lt;/uuid&gt;&lt;type&gt;400&lt;/type&gt;&lt;number&gt;1&lt;/number&gt;&lt;startpage&gt;130-144&lt;/startpage&gt;&lt;bundle&gt;&lt;publication&gt;&lt;title&gt;Ibis&lt;/title&gt;&lt;uuid&gt;C2E64A93-A7C7-441E-A2D7-BEBF5C622145&lt;/uuid&gt;&lt;subtype&gt;-100&lt;/subtype&gt;&lt;publisher&gt;Blackwell Publishing Ltd&lt;/publisher&gt;&lt;type&gt;-100&lt;/type&gt;&lt;/publication&gt;&lt;/bundle&gt;&lt;authors&gt;&lt;author&gt;&lt;lastName&gt;Jankowiak&lt;/lastName&gt;&lt;firstName&gt;Łukasz&lt;/firstName&gt;&lt;/author&gt;&lt;author&gt;&lt;lastName&gt;Zyskowski&lt;/lastName&gt;&lt;firstName&gt;Dawid&lt;/firstName&gt;&lt;/author&gt;&lt;author&gt;&lt;lastName&gt;Wysocki&lt;/lastName&gt;&lt;firstName&gt;Dariusz&lt;/firstName&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(Bouwhuis </w:t>
      </w:r>
      <w:r w:rsidR="00472B4F">
        <w:rPr>
          <w:rFonts w:ascii="Times New Roman" w:hAnsi="Times New Roman" w:cs="Times New Roman"/>
          <w:i/>
          <w:iCs/>
        </w:rPr>
        <w:t>et al.</w:t>
      </w:r>
      <w:r w:rsidR="00472B4F">
        <w:rPr>
          <w:rFonts w:ascii="Times New Roman" w:hAnsi="Times New Roman" w:cs="Times New Roman"/>
        </w:rPr>
        <w:t xml:space="preserve">, 2009; Hammers </w:t>
      </w:r>
      <w:r w:rsidR="00472B4F">
        <w:rPr>
          <w:rFonts w:ascii="Times New Roman" w:hAnsi="Times New Roman" w:cs="Times New Roman"/>
          <w:i/>
          <w:iCs/>
        </w:rPr>
        <w:t>et al.</w:t>
      </w:r>
      <w:r w:rsidR="00472B4F">
        <w:rPr>
          <w:rFonts w:ascii="Times New Roman" w:hAnsi="Times New Roman" w:cs="Times New Roman"/>
        </w:rPr>
        <w:t xml:space="preserve">, 2012; Lemaître </w:t>
      </w:r>
      <w:r w:rsidR="00472B4F">
        <w:rPr>
          <w:rFonts w:ascii="Times New Roman" w:hAnsi="Times New Roman" w:cs="Times New Roman"/>
          <w:i/>
          <w:iCs/>
        </w:rPr>
        <w:t>et al.</w:t>
      </w:r>
      <w:r w:rsidR="00472B4F">
        <w:rPr>
          <w:rFonts w:ascii="Times New Roman" w:hAnsi="Times New Roman" w:cs="Times New Roman"/>
        </w:rPr>
        <w:t xml:space="preserve">, 2015; Zhang </w:t>
      </w:r>
      <w:r w:rsidR="00472B4F">
        <w:rPr>
          <w:rFonts w:ascii="Times New Roman" w:hAnsi="Times New Roman" w:cs="Times New Roman"/>
          <w:i/>
          <w:iCs/>
        </w:rPr>
        <w:t>et al.</w:t>
      </w:r>
      <w:r w:rsidR="00472B4F">
        <w:rPr>
          <w:rFonts w:ascii="Times New Roman" w:hAnsi="Times New Roman" w:cs="Times New Roman"/>
        </w:rPr>
        <w:t xml:space="preserve">, 2015; Salguero-Gómez </w:t>
      </w:r>
      <w:r w:rsidR="00472B4F">
        <w:rPr>
          <w:rFonts w:ascii="Times New Roman" w:hAnsi="Times New Roman" w:cs="Times New Roman"/>
          <w:i/>
          <w:iCs/>
        </w:rPr>
        <w:t>et al.</w:t>
      </w:r>
      <w:r w:rsidR="00472B4F">
        <w:rPr>
          <w:rFonts w:ascii="Times New Roman" w:hAnsi="Times New Roman" w:cs="Times New Roman"/>
        </w:rPr>
        <w:t xml:space="preserve">, 2016; Jankowiak </w:t>
      </w:r>
      <w:r w:rsidR="00472B4F">
        <w:rPr>
          <w:rFonts w:ascii="Times New Roman" w:hAnsi="Times New Roman" w:cs="Times New Roman"/>
          <w:i/>
          <w:iCs/>
        </w:rPr>
        <w:t>et al.</w:t>
      </w:r>
      <w:r w:rsidR="00472B4F">
        <w:rPr>
          <w:rFonts w:ascii="Times New Roman" w:hAnsi="Times New Roman" w:cs="Times New Roman"/>
        </w:rPr>
        <w:t xml:space="preserve">, 2018; Dingemanse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00CC193E">
        <w:rPr>
          <w:rFonts w:ascii="Times New Roman" w:hAnsi="Times New Roman" w:cs="Times New Roman"/>
          <w:lang w:val="en-GB"/>
        </w:rPr>
        <w:t>:</w:t>
      </w:r>
      <w:r w:rsidRPr="002A3B2A">
        <w:rPr>
          <w:rFonts w:ascii="Times New Roman" w:hAnsi="Times New Roman" w:cs="Times New Roman"/>
          <w:lang w:val="en-GB"/>
        </w:rPr>
        <w:t xml:space="preserve"> an individual’s performance increases over early life to a maximum and is followed by a decline in older ages. </w:t>
      </w:r>
      <w:r w:rsidR="00D32A34" w:rsidRPr="002A3B2A">
        <w:rPr>
          <w:rFonts w:ascii="Times New Roman" w:hAnsi="Times New Roman" w:cs="Times New Roman"/>
          <w:lang w:val="en-GB"/>
        </w:rPr>
        <w:t xml:space="preserve">The increase in </w:t>
      </w:r>
      <w:r w:rsidR="001041B1" w:rsidRPr="002A3B2A">
        <w:rPr>
          <w:rFonts w:ascii="Times New Roman" w:hAnsi="Times New Roman" w:cs="Times New Roman"/>
          <w:lang w:val="en-GB"/>
        </w:rPr>
        <w:t>breeding</w:t>
      </w:r>
      <w:r w:rsidR="00D32A34" w:rsidRPr="002A3B2A">
        <w:rPr>
          <w:rFonts w:ascii="Times New Roman" w:hAnsi="Times New Roman" w:cs="Times New Roman"/>
          <w:lang w:val="en-GB"/>
        </w:rPr>
        <w:t xml:space="preserve"> performance in early life</w:t>
      </w:r>
      <w:r w:rsidR="001041B1" w:rsidRPr="002A3B2A">
        <w:rPr>
          <w:rFonts w:ascii="Times New Roman" w:hAnsi="Times New Roman" w:cs="Times New Roman"/>
          <w:lang w:val="en-GB"/>
        </w:rPr>
        <w:t xml:space="preserve"> is thought to be an indication of physiological</w:t>
      </w:r>
      <w:r w:rsidR="00503408" w:rsidRPr="002A3B2A">
        <w:rPr>
          <w:rFonts w:ascii="Times New Roman" w:hAnsi="Times New Roman" w:cs="Times New Roman"/>
          <w:lang w:val="en-GB"/>
        </w:rPr>
        <w:t xml:space="preserve"> or competitive</w:t>
      </w:r>
      <w:r w:rsidR="001041B1" w:rsidRPr="002A3B2A">
        <w:rPr>
          <w:rFonts w:ascii="Times New Roman" w:hAnsi="Times New Roman" w:cs="Times New Roman"/>
          <w:lang w:val="en-GB"/>
        </w:rPr>
        <w:t xml:space="preserve"> inferiority of inexperienced breeders </w:t>
      </w:r>
      <w:r w:rsidR="00503408" w:rsidRPr="002A3B2A">
        <w:rPr>
          <w:rFonts w:ascii="Times New Roman" w:hAnsi="Times New Roman" w:cs="Times New Roman"/>
          <w:lang w:val="en-GB"/>
        </w:rPr>
        <w:t>compared to their older conspecifics</w:t>
      </w:r>
      <w:r w:rsidR="00F64DC1">
        <w:rPr>
          <w:rFonts w:ascii="Times New Roman" w:hAnsi="Times New Roman" w:cs="Times New Roman"/>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&lt;citation&gt;&lt;priority&gt;6&lt;/priority&gt;&lt;uuid&gt;06C00F12-F6C1-49F0-B932-D4DFB5A7BC18&lt;/uuid&gt;&lt;publications&gt;&lt;publication&gt;&lt;subtype&gt;400&lt;/subtype&gt;&lt;publisher&gt;John Wiley &amp;amp; Sons, Ltd&lt;/publisher&gt;&lt;title&gt;Why de young birds reproduce less well?&lt;/title&gt;&lt;url&gt;https://onlinelibrary.wiley.com/doi/full/10.1111/j.1474-919X.1983.tb03130.x&lt;/url&gt;&lt;volume&gt;125&lt;/volume&gt;&lt;publication_date&gt;99198307011200000000222000&lt;/publication_date&gt;&lt;uuid&gt;F51BF810-FD7E-4DCF-B6DF-8D31FC3E0AC4&lt;/uuid&gt;&lt;type&gt;400&lt;/type&gt;&lt;number&gt;3&lt;/number&gt;&lt;doi&gt;10.1111/j.1474-919X.1983.tb03130.x&lt;/doi&gt;&lt;startpage&gt;400&lt;/startpage&gt;&lt;endpage&gt;404&lt;/endpage&gt;&lt;bundle&gt;&lt;publication&gt;&lt;title&gt;Ibis&lt;/title&gt;&lt;uuid&gt;C2E64A93-A7C7-441E-A2D7-BEBF5C622145&lt;/uuid&gt;&lt;subtype&gt;-100&lt;/subtype&gt;&lt;publisher&gt;Blackwell Publishing Ltd&lt;/publisher&gt;&lt;type&gt;-100&lt;/type&gt;&lt;/publication&gt;&lt;/bundle&gt;&lt;authors&gt;&lt;author&gt;&lt;lastName&gt;Curio&lt;/lastName&gt;&lt;firstName&gt;Eberhard&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(Curio, 1983)</w:t>
      </w:r>
      <w:r w:rsidR="00A934CA">
        <w:rPr>
          <w:rFonts w:ascii="Times New Roman" w:hAnsi="Times New Roman" w:cs="Times New Roman"/>
        </w:rPr>
        <w:fldChar w:fldCharType="end"/>
      </w:r>
      <w:r w:rsidR="00CF1ADC" w:rsidRPr="002A3B2A">
        <w:rPr>
          <w:rFonts w:ascii="Times New Roman" w:hAnsi="Times New Roman" w:cs="Times New Roman"/>
          <w:lang w:val="en-GB"/>
        </w:rPr>
        <w:t>, whereas t</w:t>
      </w:r>
      <w:r w:rsidRPr="002A3B2A">
        <w:rPr>
          <w:rFonts w:ascii="Times New Roman" w:hAnsi="Times New Roman" w:cs="Times New Roman"/>
          <w:lang w:val="en-GB"/>
        </w:rPr>
        <w:t>h</w:t>
      </w:r>
      <w:r w:rsidR="00D32A34" w:rsidRPr="002A3B2A">
        <w:rPr>
          <w:rFonts w:ascii="Times New Roman" w:hAnsi="Times New Roman" w:cs="Times New Roman"/>
          <w:lang w:val="en-GB"/>
        </w:rPr>
        <w:t>e</w:t>
      </w:r>
      <w:r w:rsidRPr="002A3B2A">
        <w:rPr>
          <w:rFonts w:ascii="Times New Roman" w:hAnsi="Times New Roman" w:cs="Times New Roman"/>
          <w:lang w:val="en-GB"/>
        </w:rPr>
        <w:t xml:space="preserve"> decline in reproductive performance at old age is considered a sign of senescence – a within-individual age-specific decline in reproductive performance paired with an increase in the probability of death caused by the loss of physiological and cellular function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&lt;citation&gt;&lt;priority&gt;7&lt;/priority&gt;&lt;uuid&gt;4E2762EE-13DB-4709-AB32-542579F26281&lt;/uuid&gt;&lt;publications&gt;&lt;publication&gt;&lt;subtype&gt;1&lt;/subtype&gt;&lt;place&gt;London&lt;/place&gt;&lt;publisher&gt;University College London&lt;/publisher&gt;&lt;title&gt;An Unsolved Problem of Biology&lt;/title&gt;&lt;publication_date&gt;99195200001200000000200000&lt;/publication_date&gt;&lt;uuid&gt;8F1F33FA-4A76-40B1-9F07-40FBD451C6F2&lt;/uuid&gt;&lt;type&gt;0&lt;/type&gt;&lt;authors&gt;&lt;author&gt;&lt;lastName&gt;Medawar&lt;/lastName&gt;&lt;firstName&gt;Peter&lt;/firstName&gt;&lt;middleNames&gt;B P&lt;/middleNames&gt;&lt;/author&gt;&lt;/authors&gt;&lt;/publication&gt;&lt;publication&gt;&lt;subtype&gt;400&lt;/subtype&gt;&lt;title&gt;Pleiotropy, Natural Selection, and the Evolution of Senescence&lt;/title&gt;&lt;volume&gt;11&lt;/volume&gt;&lt;publication_date&gt;99195700001200000000200000&lt;/publication_date&gt;&lt;uuid&gt;FDC5C5BD-4B2B-4668-AB74-73B380AA61DE&lt;/uuid&gt;&lt;type&gt;400&lt;/type&gt;&lt;number&gt;4&lt;/number&gt;&lt;startpage&gt;398&lt;/startpage&gt;&lt;bundle&gt;&lt;publication&gt;&lt;title&gt;Evolution&lt;/title&gt;&lt;uuid&gt;EFC502D5-4F84-49F7-9810-B46B2B26A9E9&lt;/uuid&gt;&lt;subtype&gt;-100&lt;/subtype&gt;&lt;publisher&gt;Blackwell Publishing Ltd&lt;/publisher&gt;&lt;type&gt;-100&lt;/type&gt;&lt;/publication&gt;&lt;/bundle&gt;&lt;authors&gt;&lt;author&gt;&lt;lastName&gt;Williams&lt;/lastName&gt;&lt;firstName&gt;George&lt;/firstName&gt;&lt;middleNames&gt;C&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(Medawar, 1952; Williams, 1957)</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{"citationItems":[{"id":"ITEM-1","itemData":{"author":[{"dropping-particle":"","family":"Medawar","given":"Peter B.P.","non-dropping-particle":"","parse-names":false,"suffix":""}],"id":"ITEM-1","issued":{"date-parts":[["1952"]]},"publisher":"University College London, London, UK","publisher-place":"London","title":"An Unsolved Problem of Biology","type":"book"},"uris":["http://www.mendeley.com/documents/?uuid=e088456a-e159-44e7-86cc-e2712068c2f4"]},{"id":"ITEM-2","itemData":{"DOI":"10.2307/2406060","ISSN":"00143820","abstract":"Page 1. PLEIOTROPY , NATURAL  SELECTION , AND THE EVOLUTION OF SENESCENCE1 ... One is that the process seldom presents itself to students of natural populations, since recognizably senile individuals are not of- ten found in the wild. ...","author":[{"dropping-particle":"","family":"Williams","given":"George C.","non-dropping-particle":"","parse-names":false,"suffix":""}],"container-title":"Evolution","id":"ITEM-2","issue":"4","issued":{"date-parts":[["1957"]]},"page":"398","title":"Pleiotropy, Natural Selection, and the Evolution of Senescence","type":"article-journal","volume":"11"},"uris":["http://www.mendeley.com/documents/?uuid=d821bc80-a156-4489-b1a3-ae51017af9cc"]}],"mendeley":{"formattedCitation":"(Medawar, 1952; Williams, 1957)","plainTextFormattedCitation":"(Medawar, 1952; Williams, 1957)","previouslyFormattedCitation":"(Medawar, 1952; Williams, 1957)"},"properties":{"noteIndex":0},"schema":"https://github.com/citation-style-language/schema/raw/master/csl-citation.json"}</w:instrText>
      </w:r>
      <w:r w:rsidR="00407296">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A prominent hypothesis explaining the occurrence of senescence is the disposable soma theory (</w:t>
      </w:r>
      <w:proofErr w:type="spellStart"/>
      <w:r w:rsidRPr="002A3B2A">
        <w:rPr>
          <w:rFonts w:ascii="Times New Roman" w:hAnsi="Times New Roman" w:cs="Times New Roman"/>
          <w:i/>
          <w:iCs/>
          <w:lang w:val="en-GB"/>
        </w:rPr>
        <w:t>sensu</w:t>
      </w:r>
      <w:proofErr w:type="spellEnd"/>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&lt;citation&gt;&lt;priority&gt;8&lt;/priority&gt;&lt;uuid&gt;4E453A6B-B0CD-4FE1-BDCB-35816A618769&lt;/uuid&gt;&lt;publications&gt;&lt;publication&gt;&lt;subtype&gt;400&lt;/subtype&gt;&lt;title&gt;Evolution of ageing&lt;/title&gt;&lt;volume&gt;270&lt;/volume&gt;&lt;publication_date&gt;99197700001200000000200000&lt;/publication_date&gt;&lt;uuid&gt;96543132-6BED-49A9-A774-DE0072E2121A&lt;/uuid&gt;&lt;type&gt;400&lt;/type&gt;&lt;number&gt;5635&lt;/number&gt;&lt;startpage&gt;301-304&lt;/startpage&gt;&lt;bundle&gt;&lt;publication&gt;&lt;title&gt;Nature&lt;/title&gt;&lt;uuid&gt;1CE92A35-1CD8-481E-84CE-AF1552474803&lt;/uuid&gt;&lt;subtype&gt;-100&lt;/subtype&gt;&lt;publisher&gt;Nature Research&lt;/publisher&gt;&lt;type&gt;-100&lt;/type&gt;&lt;/publication&gt;&lt;/bundle&gt;&lt;authors&gt;&lt;author&gt;&lt;lastName&gt;Kirkwood&lt;/lastName&gt;&lt;firstName&gt;T&lt;/firstName&gt;&lt;middleNames&gt;B L&lt;/middleNames&gt;&lt;/author&gt;&lt;/authors&gt;&lt;/publication&gt;&lt;/publications&gt;&lt;cites&gt;&lt;/cites&gt;&lt;/citation&gt;</w:instrText>
      </w:r>
      <w:r w:rsidR="00A934CA">
        <w:rPr>
          <w:rFonts w:ascii="Times New Roman" w:hAnsi="Times New Roman" w:cs="Times New Roman"/>
        </w:rPr>
        <w:fldChar w:fldCharType="separate"/>
      </w:r>
      <w:r w:rsidR="003E7820">
        <w:rPr>
          <w:rFonts w:ascii="Times New Roman" w:hAnsi="Times New Roman" w:cs="Times New Roman"/>
        </w:rPr>
        <w:t xml:space="preserve"> </w:t>
      </w:r>
      <w:r w:rsidR="00472B4F">
        <w:rPr>
          <w:rFonts w:ascii="Times New Roman" w:hAnsi="Times New Roman" w:cs="Times New Roman"/>
        </w:rPr>
        <w:t>Kirkwood, 1977)</w:t>
      </w:r>
      <w:r w:rsidR="00A934CA">
        <w:rPr>
          <w:rFonts w:ascii="Times New Roman" w:hAnsi="Times New Roman" w:cs="Times New Roman"/>
        </w:rPr>
        <w:fldChar w:fldCharType="end"/>
      </w:r>
      <w:r w:rsidR="00F64DC1">
        <w:rPr>
          <w:rFonts w:ascii="Times New Roman" w:hAnsi="Times New Roman" w:cs="Times New Roman"/>
          <w:lang w:val="en-GB"/>
        </w:rPr>
        <w:fldChar w:fldCharType="begin"/>
      </w:r>
      <w:r w:rsidR="00F64DC1">
        <w:rPr>
          <w:rFonts w:ascii="Times New Roman" w:hAnsi="Times New Roman" w:cs="Times New Roman"/>
          <w:lang w:val="en-GB"/>
        </w:rPr>
        <w:instrText xml:space="preserve"> SECTION 09FCA4C1-F096-4A0F-9B92-1C28BA8BE3D2 \* MERGEFORMAT </w:instrText>
      </w:r>
      <w:r w:rsidR="00407296">
        <w:rPr>
          <w:rFonts w:ascii="Times New Roman" w:hAnsi="Times New Roman" w:cs="Times New Roman"/>
          <w:lang w:val="en-GB"/>
        </w:rPr>
        <w:fldChar w:fldCharType="separate"/>
      </w:r>
      <w:r w:rsidR="00F64DC1">
        <w:rPr>
          <w:rFonts w:ascii="Times New Roman" w:hAnsi="Times New Roman" w:cs="Times New Roman"/>
          <w:lang w:val="en-GB"/>
        </w:rPr>
        <w:fldChar w:fldCharType="end"/>
      </w:r>
      <w:r w:rsidRPr="002A3B2A">
        <w:rPr>
          <w:rFonts w:ascii="Times New Roman" w:hAnsi="Times New Roman" w:cs="Times New Roman"/>
          <w:lang w:val="en-GB"/>
        </w:rPr>
        <w:t xml:space="preserve">, which states that individuals are constrained by the amount of resources they have to invest in survival and reproduction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&lt;citation&gt;&lt;priority&gt;9&lt;/priority&gt;&lt;uuid&gt;303AF883-6C57-4669-80EB-421B56F6E886&lt;/uuid&gt;&lt;publications&gt;&lt;publication&gt;&lt;subtype&gt;400&lt;/subtype&gt;&lt;title&gt;Why do we age?&lt;/title&gt;&lt;volume&gt;408&lt;/volume&gt;&lt;publication_date&gt;99200000001200000000200000&lt;/publication_date&gt;&lt;uuid&gt;0ED65734-E3B7-4969-B0FF-343DEC4846BC&lt;/uuid&gt;&lt;type&gt;400&lt;/type&gt;&lt;number&gt;6809&lt;/number&gt;&lt;startpage&gt;233-238&lt;/startpage&gt;&lt;bundle&gt;&lt;publication&gt;&lt;title&gt;Nature&lt;/title&gt;&lt;uuid&gt;1CE92A35-1CD8-481E-84CE-AF1552474803&lt;/uuid&gt;&lt;subtype&gt;-100&lt;/subtype&gt;&lt;publisher&gt;Nature Research&lt;/publisher&gt;&lt;type&gt;-100&lt;/type&gt;&lt;/publication&gt;&lt;/bundle&gt;&lt;authors&gt;&lt;author&gt;&lt;lastName&gt;Kirkwood&lt;/lastName&gt;&lt;firstName&gt;T&lt;/firstName&gt;&lt;middleNames&gt;B L&lt;/middleNames&gt;&lt;/author&gt;&lt;author&gt;&lt;lastName&gt;Austad&lt;/lastName&gt;&lt;firstName&gt;Steven&lt;/firstName&gt;&lt;middleNames&gt;N&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(Kirkwood &amp; </w:t>
      </w:r>
      <w:proofErr w:type="spellStart"/>
      <w:r w:rsidR="00472B4F">
        <w:rPr>
          <w:rFonts w:ascii="Times New Roman" w:hAnsi="Times New Roman" w:cs="Times New Roman"/>
        </w:rPr>
        <w:t>Austad</w:t>
      </w:r>
      <w:proofErr w:type="spellEnd"/>
      <w:r w:rsidR="00472B4F">
        <w:rPr>
          <w:rFonts w:ascii="Times New Roman" w:hAnsi="Times New Roman" w:cs="Times New Roman"/>
        </w:rPr>
        <w:t>, 2000)</w:t>
      </w:r>
      <w:r w:rsidR="00A934CA">
        <w:rPr>
          <w:rFonts w:ascii="Times New Roman" w:hAnsi="Times New Roman" w:cs="Times New Roman"/>
        </w:rPr>
        <w:fldChar w:fldCharType="end"/>
      </w:r>
      <w:r w:rsidRPr="002A3B2A">
        <w:rPr>
          <w:rFonts w:ascii="Times New Roman" w:hAnsi="Times New Roman" w:cs="Times New Roman"/>
          <w:lang w:val="en-GB"/>
        </w:rPr>
        <w:t xml:space="preserve">. Therefore, senescence is the consequence of age-dependent trade-offs between energy investments in reproduction at the expense of somatic repair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&lt;citation&gt;&lt;priority&gt;10&lt;/priority&gt;&lt;uuid&gt;0E3395F6-B2DD-4818-911C-72F98F5C9B14&lt;/uuid&gt;&lt;publications&gt;&lt;publication&gt;&lt;subtype&gt;400&lt;/subtype&gt;&lt;title&gt;Evolution of senescence: late survival sacrificed for reproduction&lt;/title&gt;&lt;volume&gt;332&lt;/volume&gt;&lt;publication_date&gt;99199100001200000000200000&lt;/publication_date&gt;&lt;uuid&gt;3560CEB3-D6A0-4FB5-9898-7DB6017CC9D2&lt;/uuid&gt;&lt;type&gt;400&lt;/type&gt;&lt;number&gt;1262&lt;/number&gt;&lt;startpage&gt;15-24&lt;/startpage&gt;&lt;bundle&gt;&lt;publication&gt;&lt;title&gt;Philosophical Transactions of the Royal Society B-Biological Sciences&lt;/title&gt;&lt;uuid&gt;973BAC39-D2D9-4AD3-9900-7EB6E929D1E9&lt;/uuid&gt;&lt;subtype&gt;-100&lt;/subtype&gt;&lt;publisher&gt;The Royal Society&lt;/publisher&gt;&lt;type&gt;-100&lt;/type&gt;&lt;/publication&gt;&lt;/bundle&gt;&lt;authors&gt;&lt;author&gt;&lt;lastName&gt;Kirkwood&lt;/lastName&gt;&lt;firstName&gt;T&lt;/firstName&gt;&lt;middleNames&gt;B L&lt;/middleNames&gt;&lt;/author&gt;&lt;author&gt;&lt;lastName&gt;Rose&lt;/lastName&gt;&lt;firstName&gt;M&lt;/firstName&gt;&lt;middleNames&gt;R&lt;/middleNames&gt;&lt;/author&gt;&lt;/authors&gt;&lt;/publication&gt;&lt;publication&gt;&lt;subtype&gt;400&lt;/subtype&gt;&lt;title&gt;Why do we age?&lt;/title&gt;&lt;volume&gt;408&lt;/volume&gt;&lt;publication_date&gt;99200000001200000000200000&lt;/publication_date&gt;&lt;uuid&gt;0ED65734-E3B7-4969-B0FF-343DEC4846BC&lt;/uuid&gt;&lt;type&gt;400&lt;/type&gt;&lt;number&gt;6809&lt;/number&gt;&lt;startpage&gt;233-238&lt;/startpage&gt;&lt;bundle&gt;&lt;publication&gt;&lt;title&gt;Nature&lt;/title&gt;&lt;uuid&gt;1CE92A35-1CD8-481E-84CE-AF1552474803&lt;/uuid&gt;&lt;subtype&gt;-100&lt;/subtype&gt;&lt;publisher&gt;Nature Research&lt;/publisher&gt;&lt;type&gt;-100&lt;/type&gt;&lt;/publication&gt;&lt;/bundle&gt;&lt;authors&gt;&lt;author&gt;&lt;lastName&gt;Kirkwood&lt;/lastName&gt;&lt;firstName&gt;T&lt;/firstName&gt;&lt;middleNames&gt;B L&lt;/middleNames&gt;&lt;/author&gt;&lt;author&gt;&lt;lastName&gt;Austad&lt;/lastName&gt;&lt;firstName&gt;Steven&lt;/firstName&gt;&lt;middleNames&gt;N&lt;/middleNames&gt;&lt;/author&gt;&lt;/authors&gt;&lt;/publication&gt;&lt;publication&gt;&lt;subtype&gt;400&lt;/subtype&gt;&lt;title&gt;Modelling the disposable soma theory of ageing&lt;/title&gt;&lt;volume&gt;126&lt;/volume&gt;&lt;publication_date&gt;99200500001200000000200000&lt;/publication_date&gt;&lt;uuid&gt;51E0B13A-6AC8-4D40-B9CE-F28183CAD2CD&lt;/uuid&gt;&lt;type&gt;400&lt;/type&gt;&lt;number&gt;1&lt;/number&gt;&lt;startpage&gt;99-103&lt;/startpage&gt;&lt;bundle&gt;&lt;publication&gt;&lt;title&gt;Mechanisms of Ageing and Development&lt;/title&gt;&lt;uuid&gt;7CF05ED8-84E2-4697-94AB-56447A410976&lt;/uuid&gt;&lt;subtype&gt;-100&lt;/subtype&gt;&lt;type&gt;-100&lt;/type&gt;&lt;/publication&gt;&lt;/bundle&gt;&lt;authors&gt;&lt;author&gt;&lt;lastName&gt;Drenos&lt;/lastName&gt;&lt;firstName&gt;Fotios&lt;/firstName&gt;&lt;/author&gt;&lt;author&gt;&lt;lastName&gt;Kirkwood&lt;/lastName&gt;&lt;firstName&gt;Thomas&lt;/firstName&gt;&lt;middleNames&gt;B L&lt;/middleNames&gt;&lt;/author&gt;&lt;/authors&gt;&lt;/publication&gt;&lt;/publications&gt;&lt;cites&gt;&lt;/cites&gt;&lt;/citation&gt;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(Kirkwood &amp; Rose, 1991; Kirkwood &amp; Austad, 2000; Drenos &amp; Kirkwood, 2005)</w:t>
      </w:r>
      <w:r w:rsidR="00A934CA">
        <w:rPr>
          <w:rFonts w:ascii="Times New Roman" w:hAnsi="Times New Roman" w:cs="Times New Roman"/>
        </w:rPr>
        <w:fldChar w:fldCharType="end"/>
      </w:r>
      <w:r w:rsidRPr="002A3B2A">
        <w:rPr>
          <w:rFonts w:ascii="Times New Roman" w:hAnsi="Times New Roman" w:cs="Times New Roman"/>
          <w:lang w:val="en-GB"/>
        </w:rPr>
        <w:t>. Thus, an individual’s investment in current reproduction may exacerbate physiological and cellular damage, which might have knock-on effects on their capability for future reproductive investments at older ages – ultimately impairing performance.</w:t>
      </w:r>
    </w:p>
    <w:p w14:paraId="34632CFF" w14:textId="77777777" w:rsidR="009F53A7" w:rsidRPr="002A3B2A" w:rsidRDefault="009F53A7" w:rsidP="00E13C34">
      <w:pPr>
        <w:suppressLineNumbers/>
        <w:spacing w:line="360" w:lineRule="auto"/>
        <w:contextualSpacing/>
        <w:jc w:val="both"/>
        <w:rPr>
          <w:rFonts w:ascii="Times New Roman" w:hAnsi="Times New Roman" w:cs="Times New Roman"/>
          <w:lang w:val="en-GB"/>
        </w:rPr>
      </w:pPr>
    </w:p>
    <w:p w14:paraId="11B7AFF2" w14:textId="0FDCD6A5" w:rsidR="00163465" w:rsidRPr="007D2AB1" w:rsidRDefault="009F53A7" w:rsidP="002A3B2A">
      <w:pPr>
        <w:spacing w:line="360" w:lineRule="auto"/>
        <w:contextualSpacing/>
        <w:jc w:val="both"/>
        <w:rPr>
          <w:rFonts w:ascii="Times New Roman" w:hAnsi="Times New Roman" w:cs="Times New Roman"/>
          <w:lang w:val="de-DE"/>
          <w:rPrChange w:id="49" w:author="Clemens" w:date="2021-05-05T10:17:00Z">
            <w:rPr>
              <w:rFonts w:ascii="Times New Roman" w:hAnsi="Times New Roman" w:cs="Times New Roman"/>
              <w:lang w:val="en-GB"/>
            </w:rPr>
          </w:rPrChange>
        </w:rPr>
      </w:pPr>
      <w:r w:rsidRPr="002A3B2A">
        <w:rPr>
          <w:rFonts w:ascii="Times New Roman" w:hAnsi="Times New Roman" w:cs="Times New Roman"/>
          <w:lang w:val="en-GB"/>
        </w:rPr>
        <w:t xml:space="preserve">A </w:t>
      </w:r>
      <w:r w:rsidR="00163465" w:rsidRPr="002A3B2A">
        <w:rPr>
          <w:rFonts w:ascii="Times New Roman" w:hAnsi="Times New Roman" w:cs="Times New Roman"/>
          <w:lang w:val="en-GB"/>
        </w:rPr>
        <w:t xml:space="preserve">key issue for studying senescence in wild populations is that stochastic extrinsic mortality reduces the frequency of observable individuals in older age classes, hence making it challenging to disentangle among- vs. within-individual age-dependent variation – a phenomenon known as “selective disappearance”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&lt;citation&gt;&lt;priority&gt;11&lt;/priority&gt;&lt;uuid&gt;9476A0A0-F1F7-486F-AE2F-D20FC4E7536E&lt;/uuid&gt;&lt;publications&gt;&lt;publication&gt;&lt;subtype&gt;400&lt;/subtype&gt;&lt;title&gt;Measuring senescence in wild animal populations: Towards a longitudinal approach&lt;/title&gt;&lt;volume&gt;22&lt;/volume&gt;&lt;publication_date&gt;99200800001200000000200000&lt;/publication_date&gt;&lt;uuid&gt;1FF7B9A2-D017-4A34-AACB-C80D66F45683&lt;/uuid&gt;&lt;type&gt;400&lt;/type&gt;&lt;number&gt;3&lt;/number&gt;&lt;startpage&gt;393-406&lt;/startpage&gt;&lt;bundle&gt;&lt;publication&gt;&lt;title&gt;Functional Ecology&lt;/title&gt;&lt;uuid&gt;1E26F1CE-6E2E-4F15-96BA-2449EC9C327B&lt;/uuid&gt;&lt;subtype&gt;-100&lt;/subtype&gt;&lt;publisher&gt;John Wiley &amp;amp; Sons, Ltd&lt;/publisher&gt;&lt;type&gt;-100&lt;/type&gt;&lt;/publication&gt;&lt;/bundle&gt;&lt;authors&gt;&lt;author&gt;&lt;lastName&gt;Nussey&lt;/lastName&gt;&lt;firstName&gt;D&lt;/firstName&gt;&lt;middleNames&gt;H&lt;/middleNames&gt;&lt;/author&gt;&lt;author&gt;&lt;lastName&gt;Coulson&lt;/lastName&gt;&lt;firstName&gt;T&lt;/firstName&gt;&lt;/author&gt;&lt;author&gt;&lt;lastName&gt;Festa-Bianchet&lt;/lastName&gt;&lt;firstName&gt;M&lt;/firstName&gt;&lt;/author&gt;&lt;author&gt;&lt;lastName&gt;Gaillard&lt;/lastName&gt;&lt;firstName&gt;J&lt;/firstName&gt;&lt;middleNames&gt;M&lt;/middleNames&gt;&lt;/author&gt;&lt;/authors&gt;&lt;/publication&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99200603201200000000222000&lt;/publication_date&gt;&lt;uuid&gt;6EBFE9D0-2A1F-49CF-BF86-56159463BCD2&lt;/uuid&gt;&lt;type&gt;400&lt;/type&gt;&lt;number&gt;5&lt;/number&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(van de Pol &amp; Verhulst, 2006; Nussey </w:t>
      </w:r>
      <w:r w:rsidR="00472B4F">
        <w:rPr>
          <w:rFonts w:ascii="Times New Roman" w:hAnsi="Times New Roman" w:cs="Times New Roman"/>
          <w:i/>
          <w:iCs/>
        </w:rPr>
        <w:t>et al.</w:t>
      </w:r>
      <w:r w:rsidR="00472B4F">
        <w:rPr>
          <w:rFonts w:ascii="Times New Roman" w:hAnsi="Times New Roman" w:cs="Times New Roman"/>
        </w:rPr>
        <w:t>, 2008)</w:t>
      </w:r>
      <w:r w:rsidR="00A934CA">
        <w:rPr>
          <w:rFonts w:ascii="Times New Roman" w:hAnsi="Times New Roman" w:cs="Times New Roman"/>
        </w:rPr>
        <w:fldChar w:fldCharType="end"/>
      </w:r>
      <w:r w:rsidR="00161FBD">
        <w:rPr>
          <w:rFonts w:ascii="Times New Roman" w:hAnsi="Times New Roman" w:cs="Times New Roman"/>
          <w:lang w:val="en-GB"/>
        </w:rPr>
        <w:t xml:space="preserve">. </w:t>
      </w:r>
      <w:r w:rsidR="00163465" w:rsidRPr="002A3B2A">
        <w:rPr>
          <w:rFonts w:ascii="Times New Roman" w:hAnsi="Times New Roman" w:cs="Times New Roman"/>
          <w:lang w:val="en-GB"/>
        </w:rPr>
        <w:t xml:space="preserve">Investigations using longitudinal data to test for senescence are particularly </w:t>
      </w:r>
      <w:r w:rsidR="00163465" w:rsidRPr="002A3B2A">
        <w:rPr>
          <w:rFonts w:ascii="Times New Roman" w:hAnsi="Times New Roman" w:cs="Times New Roman"/>
          <w:lang w:val="en-GB"/>
        </w:rPr>
        <w:lastRenderedPageBreak/>
        <w:t>powerful as they can quantitatively control for the confounding effects of selective disappearance through repeated measures of individuals as they age</w:t>
      </w:r>
      <w:r w:rsidR="00950CE5">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&lt;citation&gt;&lt;priority&gt;12&lt;/priority&gt;&lt;uuid&gt;C041A74B-2DA3-4ED0-A6E8-AAED5BE503C2&lt;/uuid&gt;&lt;publications&gt;&lt;publication&gt;&lt;subtype&gt;400&lt;/subtype&gt;&lt;title&gt;Measuring senescence in wild animal populations: Towards a longitudinal approach&lt;/title&gt;&lt;volume&gt;22&lt;/volume&gt;&lt;publication_date&gt;99200800001200000000200000&lt;/publication_date&gt;&lt;uuid&gt;1FF7B9A2-D017-4A34-AACB-C80D66F45683&lt;/uuid&gt;&lt;type&gt;400&lt;/type&gt;&lt;number&gt;3&lt;/number&gt;&lt;startpage&gt;393-406&lt;/startpage&gt;&lt;bundle&gt;&lt;publication&gt;&lt;title&gt;Functional Ecology&lt;/title&gt;&lt;uuid&gt;1E26F1CE-6E2E-4F15-96BA-2449EC9C327B&lt;/uuid&gt;&lt;subtype&gt;-100&lt;/subtype&gt;&lt;publisher&gt;John Wiley &amp;amp; Sons, Ltd&lt;/publisher&gt;&lt;type&gt;-100&lt;/type&gt;&lt;/publication&gt;&lt;/bundle&gt;&lt;authors&gt;&lt;author&gt;&lt;lastName&gt;Nussey&lt;/lastName&gt;&lt;firstName&gt;D&lt;/firstName&gt;&lt;middleNames&gt;H&lt;/middleNames&gt;&lt;/author&gt;&lt;author&gt;&lt;lastName&gt;Coulson&lt;/lastName&gt;&lt;firstName&gt;T&lt;/firstName&gt;&lt;/author&gt;&lt;author&gt;&lt;lastName&gt;Festa-Bianchet&lt;/lastName&gt;&lt;firstName&gt;M&lt;/firstName&gt;&lt;/author&gt;&lt;author&gt;&lt;lastName&gt;Gaillard&lt;/lastName&gt;&lt;firstName&gt;J&lt;/firstName&gt;&lt;middleNames&gt;M&lt;/middleNames&gt;&lt;/author&gt;&lt;/authors&gt;&lt;/publication&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99200603201200000000222000&lt;/publication_date&gt;&lt;uuid&gt;6EBFE9D0-2A1F-49CF-BF86-56159463BCD2&lt;/uuid&gt;&lt;type&gt;400&lt;/type&gt;&lt;number&gt;5&lt;/number&gt;&lt;doi&gt;10.1086/503331&lt;/doi&gt;&lt;startpage&gt;766&lt;/startpage&gt;&lt;endpage&gt;</w:instrText>
      </w:r>
      <w:r w:rsidR="00472B4F" w:rsidRPr="007D2AB1">
        <w:rPr>
          <w:rFonts w:ascii="Times New Roman" w:hAnsi="Times New Roman" w:cs="Times New Roman"/>
          <w:lang w:val="de-DE"/>
          <w:rPrChange w:id="50" w:author="Clemens" w:date="2021-05-05T10:17:00Z">
            <w:rPr>
              <w:rFonts w:ascii="Times New Roman" w:hAnsi="Times New Roman" w:cs="Times New Roman"/>
            </w:rPr>
          </w:rPrChange>
        </w:rPr>
        <w:instrTex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A934CA">
        <w:rPr>
          <w:rFonts w:ascii="Times New Roman" w:hAnsi="Times New Roman" w:cs="Times New Roman"/>
        </w:rPr>
        <w:fldChar w:fldCharType="separate"/>
      </w:r>
      <w:r w:rsidR="00472B4F" w:rsidRPr="007D2AB1">
        <w:rPr>
          <w:rFonts w:ascii="Times New Roman" w:hAnsi="Times New Roman" w:cs="Times New Roman"/>
          <w:lang w:val="de-DE"/>
          <w:rPrChange w:id="51" w:author="Clemens" w:date="2021-05-05T10:17:00Z">
            <w:rPr>
              <w:rFonts w:ascii="Times New Roman" w:hAnsi="Times New Roman" w:cs="Times New Roman"/>
            </w:rPr>
          </w:rPrChange>
        </w:rPr>
        <w:t xml:space="preserve">(van de Pol &amp; Verhulst, 2006; Nussey </w:t>
      </w:r>
      <w:r w:rsidR="00472B4F" w:rsidRPr="007D2AB1">
        <w:rPr>
          <w:rFonts w:ascii="Times New Roman" w:hAnsi="Times New Roman" w:cs="Times New Roman"/>
          <w:i/>
          <w:iCs/>
          <w:lang w:val="de-DE"/>
          <w:rPrChange w:id="52" w:author="Clemens" w:date="2021-05-05T10:17:00Z">
            <w:rPr>
              <w:rFonts w:ascii="Times New Roman" w:hAnsi="Times New Roman" w:cs="Times New Roman"/>
              <w:i/>
              <w:iCs/>
            </w:rPr>
          </w:rPrChange>
        </w:rPr>
        <w:t>et al.</w:t>
      </w:r>
      <w:r w:rsidR="00472B4F" w:rsidRPr="007D2AB1">
        <w:rPr>
          <w:rFonts w:ascii="Times New Roman" w:hAnsi="Times New Roman" w:cs="Times New Roman"/>
          <w:lang w:val="de-DE"/>
          <w:rPrChange w:id="53" w:author="Clemens" w:date="2021-05-05T10:17:00Z">
            <w:rPr>
              <w:rFonts w:ascii="Times New Roman" w:hAnsi="Times New Roman" w:cs="Times New Roman"/>
            </w:rPr>
          </w:rPrChange>
        </w:rPr>
        <w:t xml:space="preserve">, 2008; Dingemanse </w:t>
      </w:r>
      <w:r w:rsidR="00472B4F" w:rsidRPr="007D2AB1">
        <w:rPr>
          <w:rFonts w:ascii="Times New Roman" w:hAnsi="Times New Roman" w:cs="Times New Roman"/>
          <w:i/>
          <w:iCs/>
          <w:lang w:val="de-DE"/>
          <w:rPrChange w:id="54" w:author="Clemens" w:date="2021-05-05T10:17:00Z">
            <w:rPr>
              <w:rFonts w:ascii="Times New Roman" w:hAnsi="Times New Roman" w:cs="Times New Roman"/>
              <w:i/>
              <w:iCs/>
            </w:rPr>
          </w:rPrChange>
        </w:rPr>
        <w:t>et al.</w:t>
      </w:r>
      <w:r w:rsidR="00472B4F" w:rsidRPr="007D2AB1">
        <w:rPr>
          <w:rFonts w:ascii="Times New Roman" w:hAnsi="Times New Roman" w:cs="Times New Roman"/>
          <w:lang w:val="de-DE"/>
          <w:rPrChange w:id="55" w:author="Clemens" w:date="2021-05-05T10:17:00Z">
            <w:rPr>
              <w:rFonts w:ascii="Times New Roman" w:hAnsi="Times New Roman" w:cs="Times New Roman"/>
            </w:rPr>
          </w:rPrChange>
        </w:rPr>
        <w:t>, 2020)</w:t>
      </w:r>
      <w:r w:rsidR="00A934CA">
        <w:rPr>
          <w:rFonts w:ascii="Times New Roman" w:hAnsi="Times New Roman" w:cs="Times New Roman"/>
        </w:rPr>
        <w:fldChar w:fldCharType="end"/>
      </w:r>
      <w:r w:rsidR="00163465" w:rsidRPr="007D2AB1">
        <w:rPr>
          <w:rFonts w:ascii="Times New Roman" w:hAnsi="Times New Roman" w:cs="Times New Roman"/>
          <w:lang w:val="de-DE"/>
          <w:rPrChange w:id="56" w:author="Clemens" w:date="2021-05-05T10:17:00Z">
            <w:rPr>
              <w:rFonts w:ascii="Times New Roman" w:hAnsi="Times New Roman" w:cs="Times New Roman"/>
              <w:lang w:val="en-GB"/>
            </w:rPr>
          </w:rPrChange>
        </w:rPr>
        <w:t>.</w:t>
      </w:r>
    </w:p>
    <w:p w14:paraId="562BF94F" w14:textId="77777777" w:rsidR="00163465" w:rsidRPr="007D2AB1" w:rsidRDefault="00163465" w:rsidP="00E13C34">
      <w:pPr>
        <w:suppressLineNumbers/>
        <w:spacing w:line="360" w:lineRule="auto"/>
        <w:jc w:val="both"/>
        <w:rPr>
          <w:rFonts w:ascii="Times New Roman" w:hAnsi="Times New Roman" w:cs="Times New Roman"/>
          <w:lang w:val="de-DE"/>
          <w:rPrChange w:id="57" w:author="Clemens" w:date="2021-05-05T10:17:00Z">
            <w:rPr>
              <w:rFonts w:ascii="Times New Roman" w:hAnsi="Times New Roman" w:cs="Times New Roman"/>
              <w:lang w:val="en-GB"/>
            </w:rPr>
          </w:rPrChange>
        </w:rPr>
      </w:pPr>
    </w:p>
    <w:p w14:paraId="180E8C84" w14:textId="358528B0" w:rsidR="003F1FF2" w:rsidRPr="002A3B2A" w:rsidRDefault="003F1FF2"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In oviparous organisms, egg size represents a fundamental measure of female reproductive investment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&lt;citation&gt;&lt;priority&gt;13&lt;/priority&gt;&lt;uuid&gt;7F732CBE-5828-4AAB-953E-3ECDD3FC95ED&lt;/uuid&gt;&lt;publications&gt;&lt;publication&gt;&lt;subtype&gt;400&lt;/subtype&gt;&lt;title&gt;The Implications of Ovum Size Variability for Offspring Fitness and Clutch Size within Several Populations of Salamanders (Ambystoma)&lt;/title&gt;&lt;volume&gt;34&lt;/volume&gt;&lt;publication_date&gt;99198000001200000000200000&lt;/publication_date&gt;&lt;uuid&gt;71B57FB2-FA2A-4179-82D2-46CAB6766117&lt;/uuid&gt;&lt;type&gt;400&lt;/type&gt;&lt;number&gt;1&lt;/number&gt;&lt;startpage&gt;51-64&lt;/startpage&gt;&lt;bundle&gt;&lt;publication&gt;&lt;title&gt;Evolution&lt;/title&gt;&lt;uuid&gt;EFC502D5-4F84-49F7-9810-B46B2B26A9E9&lt;/uuid&gt;&lt;subtype&gt;-100&lt;/subtype&gt;&lt;publisher&gt;Blackwell Publishing Ltd&lt;/publisher&gt;&lt;type&gt;-100&lt;/type&gt;&lt;/publication&gt;&lt;/bundle&gt;&lt;authors&gt;&lt;author&gt;&lt;lastName&gt;Kaplan&lt;/lastName&gt;&lt;firstName&gt;Robert&lt;/firstName&gt;&lt;middleNames&gt;H&lt;/middleNames&gt;&lt;/author&gt;&lt;/authors&gt;&lt;/publication&gt;&lt;publication&gt;&lt;subtype&gt;400&lt;/subtype&gt;&lt;title&gt;The Influence of Egg Size on Offspring Performance in the Seed Beetle, Callosobruchus maculatus&lt;/title&gt;&lt;volume&gt;71&lt;/volume&gt;&lt;publication_date&gt;99199400001200000000200000&lt;/publication_date&gt;&lt;uuid&gt;FE64512A-8A6F-47EA-A2AA-E578C1B24545&lt;/uuid&gt;&lt;type&gt;400&lt;/type&gt;&lt;number&gt;2&lt;/number&gt;&lt;startpage&gt;321-325&lt;/startpage&gt;&lt;bundle&gt;&lt;publication&gt;&lt;title&gt;Oikos&lt;/title&gt;&lt;uuid&gt;261CB505-55B0-4F0A-AF4A-927BC66AE638&lt;/uuid&gt;&lt;subtype&gt;-100&lt;/subtype&gt;&lt;publisher&gt;Munksgaard International Publishers&lt;/publisher&gt;&lt;type&gt;-100&lt;/type&gt;&lt;/publication&gt;&lt;/bundle&gt;&lt;authors&gt;&lt;author&gt;&lt;lastName&gt;Fox&lt;/lastName&gt;&lt;firstName&gt;Charles&lt;/firstName&gt;&lt;middleNames&gt;W&lt;/middleNames&gt;&lt;/author&gt;&lt;/authors&gt;&lt;/publication&gt;&lt;publication&gt;&lt;subtype&gt;400&lt;/subtype&gt;&lt;title&gt;Intraespecific Variation in Egg Size and Egg Composition in Birds: Effects on Offspring Fitness&lt;/title&gt;&lt;volume&gt;69&lt;/volume&gt;&lt;publication_date&gt;99199400001200000000200000&lt;/publication_date&gt;&lt;uuid&gt;A962235D-8B0B-4A1F-803C-5E3C65D7B9AD&lt;/uuid&gt;&lt;type&gt;400&lt;/type&gt;&lt;number&gt;1&lt;/number&gt;&lt;startpage&gt;35-59&lt;/startpage&gt;&lt;bundle&gt;&lt;publication&gt;&lt;title&gt;Biological Reviews of the Cambridge Philosophical Society&lt;/title&gt;&lt;uuid&gt;7A75427E-0DE8-441F-B8B6-6DF616C71F7C&lt;/uuid&gt;&lt;subtype&gt;-100&lt;/subtype&gt;&lt;type&gt;-100&lt;/type&gt;&lt;/publication&gt;&lt;/bundle&gt;&lt;authors&gt;&lt;author&gt;&lt;lastName&gt;Williams&lt;/lastName&gt;&lt;firstName&gt;Tony&lt;/firstName&gt;&lt;middleNames&gt;D&lt;/middleNames&gt;&lt;/author&gt;&lt;/authors&gt;&lt;/publication&gt;&lt;publication&gt;&lt;subtype&gt;1&lt;/subtype&gt;&lt;place&gt;New York&lt;/place&gt;&lt;title&gt;Avian growth and development. Evolution within the altricial-precocial spectrum&lt;/title&gt;&lt;publication_date&gt;99199800001200000000200000&lt;/publication_date&gt;&lt;uuid&gt;214C31A2-174F-46F2-80D4-D64B656B11B4&lt;/uuid&gt;&lt;type&gt;0&lt;/type&gt;&lt;authors&gt;&lt;author&gt;&lt;lastName&gt;Starck&lt;/lastName&gt;&lt;firstName&gt;J&lt;/firstName&gt;&lt;middleNames&gt;M&lt;/middleNames&gt;&lt;/author&gt;&lt;author&gt;&lt;lastName&gt;Ricklefs&lt;/lastName&gt;&lt;firstName&gt;Robert&lt;/firstName&gt;&lt;middleNames&gt;E&lt;/middleNames&gt;&lt;/author&gt;&lt;/authors&gt;&lt;editors&gt;&lt;author&gt;&lt;lastName&gt;Starck&lt;/lastName&gt;&lt;firstName&gt;J&lt;/firstName&gt;&lt;middleNames&gt;M&lt;/middleNames&gt;&lt;/author&gt;&lt;author&gt;&lt;lastName&gt;Ricklefs&lt;/lastName&gt;&lt;firstName&gt;Robert&lt;/firstName&gt;&lt;middleNames&gt;E&lt;/middleNames&gt;&lt;/author&gt;&lt;author&gt;&lt;lastName&gt;Starck&lt;/lastName&gt;&lt;firstName&gt;J&lt;/firstName&gt;&lt;middleNames&gt;M&lt;/middleNames&gt;&lt;/author&gt;&lt;author&gt;&lt;lastName&gt;Ricklefs&lt;/lastName&gt;&lt;firstName&gt;Robert&lt;/firstName&gt;&lt;middleNames&gt;E&lt;/middleNames&gt;&lt;/author&gt;&lt;/editors&gt;&lt;/publication&gt;&lt;publication&gt;&lt;subtype&gt;400&lt;/subtype&gt;&lt;title&gt;Offspring size and performance in variable environments: field studies on a marine snail&lt;/title&gt;&lt;volume&gt;82&lt;/volume&gt;&lt;publication_date&gt;99200100001200000000200000&lt;/publication_date&gt;&lt;uuid&gt;B99DE109-9EC5-4CA3-AEE3-24A3468DF5A3&lt;/uuid&gt;&lt;type&gt;400&lt;/type&gt;&lt;number&gt;6&lt;/number&gt;&lt;startpage&gt;1597-1612&lt;/startpage&gt;&lt;bundle&gt;&lt;publication&gt;&lt;title&gt;Ecology&lt;/title&gt;&lt;uuid&gt;B67855AF-B538-421A-9050-85AAD8DF2482&lt;/uuid&gt;&lt;subtype&gt;-100&lt;/subtype&gt;&lt;publisher&gt;Ecological Society of America&lt;/publisher&gt;&lt;type&gt;-100&lt;/type&gt;&lt;/publication&gt;&lt;/bundle&gt;&lt;authors&gt;&lt;author&gt;&lt;lastName&gt;Moran&lt;/lastName&gt;&lt;firstName&gt;A&lt;/firstName&gt;&lt;middleNames&gt;L&lt;/middleNames&gt;&lt;/author&gt;&lt;author&gt;&lt;lastName&gt;Emlet&lt;/lastName&gt;&lt;firstName&gt;R&lt;/firstName&gt;&lt;middleNames&gt;B&lt;/middleNames&gt;&lt;/author&gt;&lt;/authors&gt;&lt;/publication&gt;&lt;publication&gt;&lt;subtype&gt;400&lt;/subtype&gt;&lt;title&gt;Enlarged Egg Size Increases Offspring Fitness of a Frog Species on the Zhoushan Archipelago of China&lt;/title&gt;&lt;volume&gt;9&lt;/volume&gt;&lt;publication_date&gt;99201900001200000000200000&lt;/publication_date&gt;&lt;uuid&gt;0B70CC87-D539-4B35-A608-5A2B6113209F&lt;/uuid&gt;&lt;type&gt;400&lt;/type&gt;&lt;number&gt;1&lt;/number&gt;&lt;startpage&gt;11653&lt;/startpage&gt;&lt;bundle&gt;&lt;publication&gt;&lt;title&gt;Scientific Reports&lt;/title&gt;&lt;uuid&gt;95C8970F-15F3-4AD0-85B2-A7930141CF31&lt;/uuid&gt;&lt;subtype&gt;-100&lt;/subtype&gt;&lt;publisher&gt;Nature Publishing Group&lt;/publisher&gt;&lt;type&gt;-100&lt;/type&gt;&lt;/publication&gt;&lt;/bundle&gt;&lt;authors&gt;&lt;author&gt;&lt;lastName&gt;Xu&lt;/lastName&gt;&lt;firstName&gt;Feng&lt;/firstName&gt;&lt;/author&gt;&lt;author&gt;&lt;lastName&gt;Yang&lt;/lastName&gt;&lt;firstName&gt;Weikang&lt;/firstName&gt;&lt;/author&gt;&lt;author&gt;&lt;lastName&gt;Li&lt;/lastName&gt;&lt;firstName&gt;Yiming&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(Kaplan, 1980; Fox, 1994; Williams, 1994; Starck &amp; Ricklefs, 1998; Moran &amp; Emlet, 2001; Xu </w:t>
      </w:r>
      <w:r w:rsidR="00472B4F">
        <w:rPr>
          <w:rFonts w:ascii="Times New Roman" w:hAnsi="Times New Roman" w:cs="Times New Roman"/>
          <w:i/>
          <w:iCs/>
        </w:rPr>
        <w:t>et al.</w:t>
      </w:r>
      <w:r w:rsidR="00472B4F">
        <w:rPr>
          <w:rFonts w:ascii="Times New Roman" w:hAnsi="Times New Roman" w:cs="Times New Roman"/>
        </w:rPr>
        <w:t>, 2019)</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Pr="002A3B2A">
        <w:rPr>
          <w:rFonts w:ascii="Cambria Math" w:hAnsi="Cambria Math" w:cs="Cambria Math"/>
          <w:lang w:val="en-GB"/>
        </w:rPr>
        <w:instrText>≃</w:instrText>
      </w:r>
      <w:r w:rsidRPr="002A3B2A">
        <w:rPr>
          <w:rFonts w:ascii="Times New Roman" w:hAnsi="Times New Roman" w:cs="Times New Roman"/>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birds","type":"book"},"uris":["http://www.mendeley.com/documents/?uuid=66220ffa-dc85-40e8-b84d-d8c234da0578"]},{"id":"ITEM-4","itemData":{"DOI":"10.1038/s41598-019-48147-8","ISSN":"2045-2322","abstract":"Egg size represents maternal investment and is an important life-history trait. It also is assumed to have an effect on offspring fitness. Life-history theory predicts that oviparous animals on islands will produce enlarged eggs because of increased maternal investment to improve offspring performance to facilitate intra-specific competition. The life-history theory, developed during the 1950s, provides a possible explanation for the “island rule”, but this rule has seldom been tested. Although several studies have detected a positive relationship between egg size and offspring fitness, it is difficult to exclude the covarying effects on offspring performance, such as genetic variation and developmental plasticity; predictions made using the life-history theory on the islands have not been tested. In this study, we have evaluated the relationship between egg size and offspring fitness on 20 islands in the Zhoushan Archipelago and two nearby mainland sites. To exclude covarying effects, we compared larval performance among different egg sizes in three levels: among siblings within clutches, among clutches within populations, and among different islands. The results showed that frogs on most of the islands did produce enlarged eggs and that their larvae had improved larval fitness. Additionally, at all three levels, the offspring that evolved from enlarged eggs had increased offspring fitness. The results of this study indicate that, for the first time, the life-history theory predictions concerning egg size and offspring fitness are supported.","author":[{"dropping-particle":"","family":"Xu","given":"Feng","non-dropping-particle":"","parse-names":false,"suffix":""},{"dropping-particle":"","family":"Yang","given":"Weikang","non-dropping-particle":"","parse-names":false,"suffix":""},{"dropping-particle":"","family":"Li","given":"Yiming","non-dropping-particle":"","parse-names":false,"suffix":""}],"container-title":"Scientific Reports","id":"ITEM-4","issue":"1","issued":{"date-parts":[["2019"]]},"page":"11653","title":"Enlarged Egg Size Increases Offspring Fitness of a Frog Species on the Zhoushan Archipelago of China","type":"article-journal","volume":"9"},"uris":["http://www.mendeley.com/documents/?uuid=ff3bc4dd-0904-4ed2-b079-e9478a54850c"]},{"id":"ITEM-5","itemData":{"DOI":"10.2307/2408314","ISSN":"00143820, 15585646","abstract":"[04]","author":[{"dropping-particle":"","family":"Kaplan","given":"Robert H","non-dropping-particle":"","parse-names":false,"suffix":""}],"container-title":"Evolution","id":"ITEM-5","issue":"1","issued":{"date-parts":[["1980","7","20"]]},"page":"51-64","publisher":"[Society for the Study of Evolution, Wiley]","title":"The Implications of Ovum Size Variability for Offspring Fitness and Clutch Size within Several Populations of Salamanders (Ambystoma)","type":"article-journal","volume":"34"},"uris":["http://www.mendeley.com/documents/?uuid=8003eb92-d6a3-4aaa-adde-6d28ae78e5a2"]},{"id":"ITEM-6","itemData":{"DOI":"10.1890/0012-9658(2001)082[1597:OSAPIV]2.0.CO;2","ISSN":"0012-9658","abstract":"This study links offspring size and energetic content to offspring performance (measured as growth and survivorship) in the intertidal gastropod Nucella ostrina and examines the effect of hatching size on performance at different times of year and in contrasting environments. The relationships between individual hatchling size and organic content were compared both within and among clutches of N. ostrina. Hatchling size was positively, significantly, and predictively correlated with hatchling organic content both within and among clutches, demonstrating that hatching size could be reliably used as an indicator of maternal investment. The slope of the relationship between hatchling size and organic content varied between clutches, suggesting intrapopulation variation in embryonic growth geometry. In field outplants, hatching size always had a positive and significant effect on growth, and small hatchlings took approximately one month to reach the initial size of their larger siblings. More large hatchlings than small hatchlings were recovered in every experimental outplant. The effect of hatching size on recovery was not significant in short (9 d) outplants, but recovery of large hatchlings was significantly greater than recovery of small hatchlings in two out of three long-term (36 or 54 d) outplants. Overall recovery was lower in the summer, the long-term outplant in which size did not significantly affect recovery. In experiments testing the relationship between hatching size and survivorship in two environments that differed in degree of sun exposure, size significantly and positively affected recovery in the more shaded habitat (with higher overall recovery) but not in the sun-exposed environment. Thus, larger hatching size in N. ostrina results in (1) increased hatchling growth, (2) considerably shortened time to maturity, and (3) higher survivorship. However, the advantage of large hatching size was decreased under more severe environmental conditions, those which resulted in higher overall hatchling mortality. Contrary to predictions, poor environmental conditions may not be more likely to select for large offspring size in intertidal habitats: during periods of high heat stress, mortality may be largely random with respect to size.","author":[{"dropping-particle":"","family":"Moran","given":"A L","non-dropping-particle":"","parse-names":false,"suffix":""},{"dropping-particle":"","family":"Emlet","given":"R B","non-dropping-particle":"","parse-names":false,"suffix":""}],"container-title":"Ecology","id":"ITEM-6","issue":"6","issued":{"date-parts":[["2001","6","1"]]},"note":"doi: 10.1890/0012-9658(2001)082[1597:OSAPIV]2.0.CO;2","page":"1597-1612","publisher":"John Wiley &amp; Sons, Ltd","title":"Offspring size and performance in variable environments: field studies on a marine snail","type":"article-journal","volume":"82"},"uris":["http://www.mendeley.com/documents/?uuid=8e76d39e-1e09-4f89-894f-bbdf81c7c9e7"]},{"id":"ITEM-7","itemData":{"DOI":"10.2307/3546280","ISSN":"00301299, 16000706","abstract":"[Variation in egg size among female insects is often correlated with the performance of their offspring. In the seed beetle, Callosobruchus maculatus (Coleoptera: Bruchidae), egg size varies both within and among females. Here I test the hypothesis that C. maculatus offspring developing from larger eggs perform better than offspring from smaller eggs. I find that offspring from large eggs develop faster, and emerge as larger adults, than offspring from small eggs. There was at best a weak effect of egg size on larval survivorship (significant in one of three analyses).]","author":[{"dropping-particle":"","family":"Fox","given":"Charles W","non-dropping-particle":"","parse-names":false,"suffix":""}],"container-title":"Oikos","id":"ITEM-7","issue":"2","issued":{"date-parts":[["1994","7","20"]]},"page":"321-325","publisher":"[Nordic Society Oikos, Wiley]","title":"The Influence of Egg Size on Offspring Performance in the Seed Beetle, Callosobruchus maculatus","type":"article-journal","volume":"71"},"uris":["http://www.mendeley.com/documents/?uuid=62827e77-e9bd-4b2c-b456-c56781d14a56"]}],"mendeley":{"formattedCitation":"(Kaplan, 1980; Fox, 1994; Williams, 1994, 2012; Starck &amp; Ricklefs, 1998; Moran &amp; Emlet, 2001; Xu et al., 2019)","plainTextFormattedCitation":"(Kaplan, 1980; Fox, 1994; Williams, 1994, 2012; Starck &amp; Ricklefs, 1998; Moran &amp; Emlet, 2001; Xu et al., 2019)","previouslyFormattedCitation":"(Kaplan, 1980; Fox, 1994; Williams, 1994, 2012; Starck &amp; Ricklefs, 1998; Moran &amp; Emlet, 2001; Xu et al., 2019)"},"properties":{"noteIndex":0},"schema":"https://github.com/citation-style-language/schema/raw/master/csl-citation.json"}</w:instrText>
      </w:r>
      <w:r w:rsidR="00407296">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00950CE5" w:rsidRPr="002A3B2A">
        <w:rPr>
          <w:rFonts w:ascii="Times New Roman" w:hAnsi="Times New Roman" w:cs="Times New Roman"/>
          <w:lang w:val="en-GB"/>
        </w:rPr>
        <w:t xml:space="preserve"> </w:t>
      </w:r>
      <w:r w:rsidRPr="002A3B2A">
        <w:rPr>
          <w:rFonts w:ascii="Times New Roman" w:hAnsi="Times New Roman" w:cs="Times New Roman"/>
          <w:lang w:val="en-GB"/>
        </w:rPr>
        <w:t xml:space="preserve"> and is shown to be related to inter- and intra-specific variation in several life history traits. For example, egg size is associated with developmental mode with precocial species typically producing larger eggs than altricial species</w:t>
      </w:r>
      <w:r w:rsidR="00950CE5">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&lt;citation&gt;&lt;priority&gt;14&lt;/priority&gt;&lt;uuid&gt;FCF90BEB-A717-4942-8B5F-F7D6EB8D868A&lt;/uuid&gt;&lt;publications&gt;&lt;publication&gt;&lt;subtype&gt;400&lt;/subtype&gt;&lt;title&gt;Nests, Eggs, and Incubation New Ideas about Avian Reproduction&lt;/title&gt;&lt;volume&gt;8&lt;/volume&gt;&lt;publication_date&gt;99201500001200000000200000&lt;/publication_date&gt;&lt;uuid&gt;7D08CD94-03EC-47A9-AFD9-ED97B015EAFA&lt;/uuid&gt;&lt;type&gt;400&lt;/type&gt;&lt;number&gt;3&lt;/number&gt;&lt;startpage&gt;193&lt;/startpage&gt;&lt;bundle&gt;&lt;publication&gt;&lt;title&gt;Avian Biology Research&lt;/title&gt;&lt;uuid&gt;109291ED-BE18-48E2-9332-835F71F18DA6&lt;/uuid&gt;&lt;subtype&gt;-100&lt;/subtype&gt;&lt;type&gt;-100&lt;/type&gt;&lt;/publication&gt;&lt;/bundle&gt;&lt;authors&gt;&lt;author&gt;&lt;lastName&gt;Deeming&lt;/lastName&gt;&lt;firstName&gt;D&lt;/firstName&gt;&lt;middleNames&gt;Charles&lt;/middleNames&gt;&lt;/author&gt;&lt;author&gt;&lt;lastName&gt;Reynolds&lt;/lastName&gt;&lt;firstName&gt;S&lt;/firstName&gt;&lt;middleNames&gt;James&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(Deeming &amp; Reynolds, 2015)</w:t>
      </w:r>
      <w:r w:rsidR="00A934CA">
        <w:rPr>
          <w:rFonts w:ascii="Times New Roman" w:hAnsi="Times New Roman" w:cs="Times New Roman"/>
        </w:rPr>
        <w:fldChar w:fldCharType="end"/>
      </w:r>
      <w:r w:rsidRPr="002A3B2A">
        <w:rPr>
          <w:rFonts w:ascii="Times New Roman" w:hAnsi="Times New Roman" w:cs="Times New Roman"/>
          <w:lang w:val="en-GB"/>
        </w:rPr>
        <w:t>. Within individuals, variation in egg size is shown to be highly repeatable</w:t>
      </w:r>
      <w:r w:rsidR="00950CE5">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&lt;citation&gt;&lt;priority&gt;15&lt;/priority&gt;&lt;uuid&gt;DC328832-79BD-4D7C-8E71-2981AEB8406B&lt;/uuid&gt;&lt;publications&gt;&lt;publication&gt;&lt;subtype&gt;400&lt;/subtype&gt;&lt;title&gt;Avian egg size: Variation within species and inflexibility within individuals&lt;/title&gt;&lt;volume&gt;77&lt;/volume&gt;&lt;publication_date&gt;99200200001200000000200000&lt;/publication_date&gt;&lt;uuid&gt;026FE12B-88CB-4957-BE93-1802266B2EC7&lt;/uuid&gt;&lt;type&gt;400&lt;/type&gt;&lt;number&gt;1&lt;/number&gt;&lt;startpage&gt;1-26&lt;/startpage&gt;&lt;bundle&gt;&lt;publication&gt;&lt;title&gt;Biological Reviews of the Cambridge Philosophical Society&lt;/title&gt;&lt;uuid&gt;7A75427E-0DE8-441F-B8B6-6DF616C71F7C&lt;/uuid&gt;&lt;subtype&gt;-100&lt;/subtype&gt;&lt;type&gt;-100&lt;/type&gt;&lt;/publication&gt;&lt;/bundle&gt;&lt;authors&gt;&lt;author&gt;&lt;lastName&gt;Christians&lt;/lastName&gt;&lt;firstName&gt;Julian&lt;/firstName&gt;&lt;middleNames&gt;K&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(Christians, 2002)</w:t>
      </w:r>
      <w:r w:rsidR="00A934CA">
        <w:rPr>
          <w:rFonts w:ascii="Times New Roman" w:hAnsi="Times New Roman" w:cs="Times New Roman"/>
        </w:rPr>
        <w:fldChar w:fldCharType="end"/>
      </w:r>
      <w:r w:rsidRPr="002A3B2A">
        <w:rPr>
          <w:rFonts w:ascii="Times New Roman" w:hAnsi="Times New Roman" w:cs="Times New Roman"/>
          <w:lang w:val="en-GB"/>
        </w:rPr>
        <w:t xml:space="preserve">, </w:t>
      </w:r>
      <w:r w:rsidR="00D44528" w:rsidRPr="002A3B2A">
        <w:rPr>
          <w:rFonts w:ascii="Times New Roman" w:hAnsi="Times New Roman" w:cs="Times New Roman"/>
          <w:lang w:val="en-GB"/>
        </w:rPr>
        <w:t>and a</w:t>
      </w:r>
      <w:r w:rsidRPr="002A3B2A">
        <w:rPr>
          <w:rFonts w:ascii="Times New Roman" w:hAnsi="Times New Roman" w:cs="Times New Roman"/>
          <w:lang w:val="en-GB"/>
        </w:rPr>
        <w:t xml:space="preserve">ge-dependent changes in egg or clutch size are often consistent with senescence although complicated by considerable among-individual variation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&lt;citation&gt;&lt;priority&gt;16&lt;/priority&gt;&lt;uuid&gt;F609684D-30BC-4559-8AF1-AF652B5E4EC4&lt;/uuid&gt;&lt;publications&gt;&lt;publication&gt;&lt;subtype&gt;400&lt;/subtype&gt;&lt;title&gt;Senescence of Maternal Effects: Aging Influences Egg Quality and Rearing Capacities of a Long‐Lived Bird.&lt;/title&gt;&lt;volume&gt;175&lt;/volume&gt;&lt;publication_date&gt;99201000001200000000200000&lt;/publication_date&gt;&lt;uuid&gt;8CAA0C7B-AEAB-4DA5-99CD-949D0D959B3C&lt;/uuid&gt;&lt;type&gt;400&lt;/type&gt;&lt;number&gt;4&lt;/number&gt;&lt;startpage&gt;469-480&lt;/startpage&gt;&lt;bundle&gt;&lt;publication&gt;&lt;title&gt;The American Naturalist&lt;/title&gt;&lt;uuid&gt;62C80188-372E-4262-9935-17981E27272B&lt;/uuid&gt;&lt;subtype&gt;-100&lt;/subtype&gt;&lt;publisher&gt;The University of Chicago Press&lt;/publisher&gt;&lt;type&gt;-100&lt;/type&gt;&lt;/publication&gt;&lt;/bundle&gt;&lt;authors&gt;&lt;author&gt;&lt;lastName&gt;Beamonte-Barrientos&lt;/lastName&gt;&lt;firstName&gt;Réne&lt;/firstName&gt;&lt;/author&gt;&lt;author&gt;&lt;lastName&gt;Velando&lt;/lastName&gt;&lt;firstName&gt;Alberto&lt;/firstName&gt;&lt;/author&gt;&lt;author&gt;&lt;lastName&gt;Drummond&lt;/lastName&gt;&lt;firstName&gt;Hugh&lt;/firstName&gt;&lt;/author&gt;&lt;author&gt;&lt;lastName&gt;Torres&lt;/lastName&gt;&lt;firstName&gt;Roxana&lt;/firstName&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(Beamonte-Barrientos </w:t>
      </w:r>
      <w:r w:rsidR="00472B4F">
        <w:rPr>
          <w:rFonts w:ascii="Times New Roman" w:hAnsi="Times New Roman" w:cs="Times New Roman"/>
          <w:i/>
          <w:iCs/>
        </w:rPr>
        <w:t>et al.</w:t>
      </w:r>
      <w:r w:rsidR="00472B4F">
        <w:rPr>
          <w:rFonts w:ascii="Times New Roman" w:hAnsi="Times New Roman" w:cs="Times New Roman"/>
        </w:rPr>
        <w:t xml:space="preserve">, 2010; Dingemanse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{"citationItems":[{"id":"ITEM-1","itemData":{"DOI":"10.1086/650726","ISSN":"0003-0147","abstract":"Abstract: Senescence could depress prenatal and postnatal capacities of mothers to invest in offspring. Longitudinal observations on the blue?footed booby (Sula nebouxii) revealed a quadratic effect of female age on fledgling production and cohort differences in rate of reproductive decline. By swapping clutches between females of different ages, we tested whether reproductive senescence is due to decline in egg quality or capacity to care. As laying mothers aged, egg size, ulna length of 5?day?old chicks, and ulna growth of second chicks up to age 30 days declined, and as rearing mothers aged, ulna growth and cellular mediated immune response of second chicks diminished. Oddly, senescent females (&gt;11 years) produced more fledglings when rearing offspring of middle?aged females (8?11 years) than when rearing offspring of senescent or young females. Thus, senescence reduced egg quality and rearing capacities, and reproductive success of senescent mothers depended on prenatal effects associated with the age of the laying mother. Reproductive senescence of boobies may involve constraints on resources allocated to reproduction as well as adaptive adjustment of provision and care according to offspring value, implying that negative effects of senescence on offspring survival can be ameliorated by plasticity in postlaying or postnatal care.","author":[{"dropping-particle":"","family":"Beamonte‐Barrientos","given":"René","non-dropping-particle":"","parse-names":false,"suffix":""},{"dropping-particle":"","family":"Velando","given":"Alberto","non-dropping-particle":"","parse-names":false,"suffix":""},{"dropping-particle":"","family":"Drummond","given":"Hugh","non-dropping-particle":"","parse-names":false,"suffix":""},{"dropping-particle":"","family":"Torres","given":"Roxana","non-dropping-particle":"","parse-names":false,"suffix":""}],"container-title":"The American Naturalist","id":"ITEM-1","issue":"4","issued":{"date-parts":[["2010","4","1"]]},"note":"doi: 10.1086/650726","page":"469-480","publisher":"The University of Chicago Press","title":"Senescence of Maternal Effects: Aging Influences Egg Quality and Rearing Capacities of a Long‐Lived Bird.","type":"article-journal","volume":"175"},"uris":["http://www.mendeley.com/documents/?uuid=60c62c30-ab73-4247-b94c-c7de1f70e160"]},{"id":"ITEM-2","itemData":{"DOI":"10.1111/1365-2656.13122","ISSN":"13652656","PMID":"31618450","abstract":"Adaptive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young?","type":"article-journal","volume":"89"},"uris":["http://www.mendeley.com/documents/?uuid=f150e5d8-6dd1-43a3-ae80-50f654c4bcf9"]}],"mendeley":{"formattedCitation":"(Beamonte‐Barrientos et al., 2010; Dingemanse et al., 2020)","plainTextFormattedCitation":"(Beamonte‐Barrientos et al., 2010; Dingemanse et al., 2020)","previouslyFormattedCitation":"(Beamonte‐Barrientos et al., 2010; Dingemanse et al., 2020)"},"properties":{"noteIndex":0},"schema":"https://github.com/citation-style-language/schema/raw/master/csl-citation.json"}</w:instrText>
      </w:r>
      <w:r w:rsidR="00407296">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w:t>
      </w:r>
    </w:p>
    <w:p w14:paraId="01315D0D" w14:textId="77777777" w:rsidR="003F1FF2" w:rsidRPr="002A3B2A" w:rsidRDefault="003F1FF2" w:rsidP="00E13C34">
      <w:pPr>
        <w:suppressLineNumbers/>
        <w:spacing w:line="360" w:lineRule="auto"/>
        <w:jc w:val="both"/>
        <w:rPr>
          <w:rFonts w:ascii="Times New Roman" w:hAnsi="Times New Roman" w:cs="Times New Roman"/>
          <w:lang w:val="en-GB"/>
        </w:rPr>
      </w:pPr>
    </w:p>
    <w:p w14:paraId="5DCB7EEF" w14:textId="65189C13" w:rsidR="003F1FF2" w:rsidRPr="002A3B2A" w:rsidRDefault="003F1FF2"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Among oviparous animals, shorebirds (part of the order Charadriiformes) produce some of the largest eggs in relation to body mass due to the needs of their precocial nidifugous young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&lt;citation&gt;&lt;priority&gt;17&lt;/priority&gt;&lt;uuid&gt;5012627E-60F3-4CAE-A846-5194D9C04038&lt;/uuid&gt;&lt;publications&gt;&lt;publication&gt;&lt;subtype&gt;1&lt;/subtype&gt;&lt;title&gt;Ecological adaptations for breeding in birds&lt;/title&gt;&lt;publication_date&gt;99196800001200000000200000&lt;/publication_date&gt;&lt;uuid&gt;351BC50E-B4E0-49BB-8E0F-7CBC868FEF12&lt;/uuid&gt;&lt;type&gt;0&lt;/type&gt;&lt;authors&gt;&lt;author&gt;&lt;lastName&gt;Lack&lt;/lastName&gt;&lt;firstName&gt;David&lt;/firstName&gt;&lt;middleNames&gt;Lambert&lt;/middleNames&gt;&lt;/author&gt;&lt;/authors&gt;&lt;/publication&gt;&lt;publication&gt;&lt;subtype&gt;400&lt;/subtype&gt;&lt;title&gt;Relation of Avian Egg Weight to Body Weight&lt;/title&gt;&lt;volume&gt;92&lt;/volume&gt;&lt;publication_date&gt;99197500001200000000200000&lt;/publication_date&gt;&lt;uuid&gt;1CA76BC3-24B4-44E4-92BE-4E916CF530C0&lt;/uuid&gt;&lt;type&gt;400&lt;/type&gt;&lt;number&gt;4&lt;/number&gt;&lt;startpage&gt;750-765&lt;/startpage&gt;&lt;bundle&gt;&lt;publication&gt;&lt;title&gt;The Auk&lt;/title&gt;&lt;uuid&gt;1CEC287D-66AC-4AC1-BFAD-2B6FDB608C13&lt;/uuid&gt;&lt;subtype&gt;-100&lt;/subtype&gt;&lt;publisher&gt;Ornithological Societies North America&lt;/publisher&gt;&lt;type&gt;-100&lt;/type&gt;&lt;/publication&gt;&lt;/bundle&gt;&lt;authors&gt;&lt;author&gt;&lt;lastName&gt;Rahn&lt;/lastName&gt;&lt;firstName&gt;H&lt;/firstName&gt;&lt;/author&gt;&lt;author&gt;&lt;lastName&gt;Paganelli&lt;/lastName&gt;&lt;firstName&gt;V&lt;/firstName&gt;&lt;middleNames&gt;C&lt;/middleNames&gt;&lt;/author&gt;&lt;author&gt;&lt;lastName&gt;Ar&lt;/lastName&gt;&lt;firstName&gt;A&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(Lack, 1968; Rahn </w:t>
      </w:r>
      <w:r w:rsidR="00472B4F">
        <w:rPr>
          <w:rFonts w:ascii="Times New Roman" w:hAnsi="Times New Roman" w:cs="Times New Roman"/>
          <w:i/>
          <w:iCs/>
        </w:rPr>
        <w:t>et al.</w:t>
      </w:r>
      <w:r w:rsidR="00472B4F">
        <w:rPr>
          <w:rFonts w:ascii="Times New Roman" w:hAnsi="Times New Roman" w:cs="Times New Roman"/>
        </w:rPr>
        <w:t>, 1975)</w:t>
      </w:r>
      <w:r w:rsidR="00A934CA">
        <w:rPr>
          <w:rFonts w:ascii="Times New Roman" w:hAnsi="Times New Roman" w:cs="Times New Roman"/>
        </w:rPr>
        <w:fldChar w:fldCharType="end"/>
      </w:r>
      <w:r w:rsidRPr="002A3B2A">
        <w:rPr>
          <w:rFonts w:ascii="Times New Roman" w:hAnsi="Times New Roman" w:cs="Times New Roman"/>
          <w:lang w:val="en-GB"/>
        </w:rPr>
        <w:t xml:space="preserve">.  As a clade, shorebirds also exhibit a disproportionately high prevalence of polyandry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&lt;citation&gt;&lt;priority&gt;18&lt;/priority&gt;&lt;uuid&gt;6FE2A86C-B523-4240-B60E-17FD34CCB170&lt;/uuid&gt;&lt;publications&gt;&lt;publication&gt;&lt;subtype&gt;-1000&lt;/subtype&gt;&lt;title&gt;Avian Polyandry&lt;/title&gt;&lt;publication_date&gt;99198600001200000000200000&lt;/publication_date&gt;&lt;uuid&gt;75D2A2ED-446C-440F-9F24-DABC67CE6E48&lt;/uuid&gt;&lt;type&gt;-1000&lt;/type&gt;&lt;subtitle&gt;Current Ornithology, vol 3&lt;/subtitle&gt;&lt;startpage&gt;309-351&lt;/startpage&gt;&lt;bundle&gt;&lt;publication&gt;&lt;subtype&gt;0&lt;/subtype&gt;&lt;title&gt;Current Ornithology, vol 3&lt;/title&gt;&lt;publication_date&gt;99198600001200000000200000&lt;/publication_date&gt;&lt;uuid&gt;E19A0356-87DA-4CC8-95ED-423BB19ED36C&lt;/uuid&gt;&lt;type&gt;0&lt;/type&gt;&lt;/publication&gt;&lt;/bundle&gt;&lt;authors&gt;&lt;author&gt;&lt;lastName&gt;Oring&lt;/lastName&gt;&lt;firstName&gt;L&lt;/firstName&gt;&lt;middleNames&gt;W&lt;/middleNames&gt;&lt;/author&gt;&lt;/authors&gt;&lt;editors&gt;&lt;author&gt;&lt;lastName&gt;Johnston&lt;/lastName&gt;&lt;firstName&gt;R&lt;/firstName&gt;&lt;middleNames&gt;F&lt;/middleNames&gt;&lt;/author&gt;&lt;/editors&gt;&lt;/publication&gt;&lt;publication&gt;&lt;subtype&gt;0&lt;/subtype&gt;&lt;publisher&gt;University of California Press&lt;/publisher&gt;&lt;title&gt;Shorebird Ecology, Conservation, and Management&lt;/title&gt;&lt;url&gt;http://www.worldcat.org/title/shorebird-ecology-conservation-and-management/oclc/682614034&lt;/url&gt;&lt;publication_date&gt;99201011001200000000220000&lt;/publication_date&gt;&lt;uuid&gt;C43CF66B-8737-4587-B6E1-25C382F5755F&lt;/uuid&gt;&lt;type&gt;0&lt;/type&gt;&lt;citekey&gt;colwell_shorebird_2010&lt;/citekey&gt;&lt;doi&gt;10.1525/j.ctt1ppsxg&lt;/doi&gt;&lt;authors&gt;&lt;author&gt;&lt;lastName&gt;Colwell&lt;/lastName&gt;&lt;firstName&gt;Dr&lt;/firstName&gt;&lt;middleNames&gt;Mark A&lt;/middleNames&gt;&lt;/author&gt;&lt;/authors&gt;&lt;/publication&gt;&lt;publication&gt;&lt;subtype&gt;400&lt;/subtype&gt;&lt;title&gt;Evolution of Classical Polyandry: Three Steps to Female Emancipation&lt;/title&gt;&lt;url&gt;http://onlinelibrary.wiley.com/doi/10.1111/j.1439-0310.2004.01057.x/abstract&lt;/url&gt;&lt;volume&gt;111&lt;/volume&gt;&lt;publication_date&gt;99200501001200000000220000&lt;/publication_date&gt;&lt;uuid&gt;8E889FC2-9F9C-4D97-93B2-4D1924326763&lt;/uuid&gt;&lt;type&gt;400&lt;/type&gt;&lt;number&gt;1&lt;/number&gt;&lt;citekey&gt;andersson_evolution_2005&lt;/citekey&gt;&lt;doi&gt;10.1111/j.1439-0310.2004.01057.x&lt;/doi&gt;&lt;startpage&gt;1&lt;/startpage&gt;&lt;endpage&gt;23&lt;/endpage&gt;&lt;bundle&gt;&lt;publication&gt;&lt;title&gt;Ethology&lt;/title&gt;&lt;uuid&gt;0970B7A8-10A6-453C-8A5D-4D9DF68FF427&lt;/uuid&gt;&lt;subtype&gt;-100&lt;/subtype&gt;&lt;publisher&gt;Blackwell Verlag, GmbH&lt;/publisher&gt;&lt;type&gt;-100&lt;/type&gt;&lt;/publication&gt;&lt;/bundle&gt;&lt;authors&gt;&lt;author&gt;&lt;lastName&gt;Andersson&lt;/lastName&gt;&lt;firstName&gt;Malte&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(Oring, 1986; Andersson, 2005; Colwell, 2010)</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{"citationItems":[{"id":"ITEM-1","itemData":{"author":[{"dropping-particle":"","family":"Oring","given":"L. W.","non-dropping-particle":"","parse-names":false,"suffix":""}],"chapter-number":"7","container-title":"Current Ornithology, vol 3","editor":[{"dropping-particle":"","family":"Johnston","given":"R. F.","non-dropping-particle":"","parse-names":false,"suffix":""}],"id":"ITEM-1","issued":{"date-parts":[["1986"]]},"page":"309-351","publisher":"Springer, Boston, MA","title":"Avian Polyandry","type":"chapter"},"uris":["http://www.mendeley.com/documents/?uuid=fd336896-a404-4773-9451-b3ea7e44f11a"]},{"id":"ITEM-2","itemData":{"author":[{"dropping-particle":"","family":"Colwell","given":"Mark A.","non-dropping-particle":"","parse-names":false,"suffix":""}],"id":"ITEM-2","issued":{"date-parts":[["2010"]]},"publisher":"University of California Press, Berkeley, CA","title":"Shorebird Ecology, Conservation, and Management","type":"book"},"uris":["http://www.mendeley.com/documents/?uuid=9d1d0abb-fee3-48ec-af13-d83a1ae9d0c8"]}],"mendeley":{"formattedCitation":"(Oring, 1986; Colwell, 2010)","plainTextFormattedCitation":"(Oring, 1986; Colwell, 2010)","previouslyFormattedCitation":"(Oring, 1986; Colwell, 2010)"},"properties":{"noteIndex":0},"schema":"https://github.com/citation-style-language/schema/raw/master/csl-citation.json"}</w:instrText>
      </w:r>
      <w:r w:rsidR="00407296">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Sexual and natural selection presumably act divergently on egg size with natural selection on offspring viability favouring larger eggs with more nutrients to enhance offspring survival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&lt;citation&gt;&lt;priority&gt;19&lt;/priority&gt;&lt;uuid&gt;4EAB844E-F576-4555-AA9B-30170D1E17B3&lt;/uuid&gt;&lt;publications&gt;&lt;publication&gt;&lt;subtype&gt;400&lt;/subtype&gt;&lt;title&gt;Parental quality and egg size affect chick survival in a precocial bird, the lapwing Vanellus vanellus&lt;/title&gt;&lt;volume&gt;110&lt;/volume&gt;&lt;publication_date&gt;99199700001200000000200000&lt;/publication_date&gt;&lt;uuid&gt;8C68D99A-A6F9-4C0F-B3AD-F51E688BAD4F&lt;/uuid&gt;&lt;type&gt;400&lt;/type&gt;&lt;number&gt;1&lt;/number&gt;&lt;startpage&gt;18-24&lt;/startpage&gt;&lt;bundle&gt;&lt;publication&gt;&lt;title&gt;Oecologia&lt;/title&gt;&lt;uuid&gt;887136D3-2A06-4644-8BFF-93DB2A5565E8&lt;/uuid&gt;&lt;subtype&gt;-100&lt;/subtype&gt;&lt;type&gt;-100&lt;/type&gt;&lt;/publication&gt;&lt;/bundle&gt;&lt;authors&gt;&lt;author&gt;&lt;lastName&gt;Blomqvist&lt;/lastName&gt;&lt;firstName&gt;Donald&lt;/firstName&gt;&lt;/author&gt;&lt;author&gt;&lt;lastName&gt;Johansson&lt;/lastName&gt;&lt;firstName&gt;Olof&lt;/firstName&gt;&lt;middleNames&gt;C&lt;/middleNames&gt;&lt;/author&gt;&lt;author&gt;&lt;lastName&gt;Götmark&lt;/lastName&gt;&lt;firstName&gt;Frank&lt;/firstName&gt;&lt;/author&gt;&lt;/authors&gt;&lt;/publication&gt;&lt;publication&gt;&lt;subtype&gt;1&lt;/subtype&gt;&lt;place&gt;New York&lt;/place&gt;&lt;title&gt;Avian growth and development. Evolution within the altricial-precocial spectrum&lt;/title&gt;&lt;publication_date&gt;99199800001200000000200000&lt;/publication_date&gt;&lt;uuid&gt;214C31A2-174F-46F2-80D4-D64B656B11B4&lt;/uuid&gt;&lt;type&gt;0&lt;/type&gt;&lt;authors&gt;&lt;author&gt;&lt;lastName&gt;Starck&lt;/lastName&gt;&lt;firstName&gt;J&lt;/firstName&gt;&lt;middleNames&gt;M&lt;/middleNames&gt;&lt;/author&gt;&lt;author&gt;&lt;lastName&gt;Ricklefs&lt;/lastName&gt;&lt;firstName&gt;Robert&lt;/firstName&gt;&lt;middleNames&gt;E&lt;/middleNames&gt;&lt;/author&gt;&lt;/authors&gt;&lt;editors&gt;&lt;author&gt;&lt;lastName&gt;Starck&lt;/lastName&gt;&lt;firstName&gt;J&lt;/firstName&gt;&lt;middleNames&gt;M&lt;/middleNames&gt;&lt;/author&gt;&lt;author&gt;&lt;lastName&gt;Ricklefs&lt;/lastName&gt;&lt;firstName&gt;Robert&lt;/firstName&gt;&lt;middleNames&gt;E&lt;/middleNames&gt;&lt;/author&gt;&lt;author&gt;&lt;lastName&gt;Starck&lt;/lastName&gt;&lt;firstName&gt;J&lt;/firstName&gt;&lt;middleNames&gt;M&lt;/middleNames&gt;&lt;/author&gt;&lt;author&gt;&lt;lastName&gt;Ricklefs&lt;/lastName&gt;&lt;firstName&gt;Robert&lt;/firstName&gt;&lt;middleNames&gt;E&lt;/middleNames&gt;&lt;/author&gt;&lt;/editors&gt;&lt;/publication&gt;&lt;publication&gt;&lt;subtype&gt;1&lt;/subtype&gt;&lt;place&gt;Princenton&lt;/place&gt;&lt;title&gt;Physiological adaptations for breeding in birds&lt;/title&gt;&lt;publication_date&gt;99201200001200000000200000&lt;/publication_date&gt;&lt;uuid&gt;A86D9A33-4C7B-40AA-9487-AF3A2D9A09C8&lt;/uuid&gt;&lt;type&gt;0&lt;/type&gt;&lt;authors&gt;&lt;author&gt;&lt;lastName&gt;Williams&lt;/lastName&gt;&lt;firstName&gt;Tony&lt;/firstName&gt;&lt;middleNames&gt;D&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(Blomqvist </w:t>
      </w:r>
      <w:r w:rsidR="00472B4F">
        <w:rPr>
          <w:rFonts w:ascii="Times New Roman" w:hAnsi="Times New Roman" w:cs="Times New Roman"/>
          <w:i/>
          <w:iCs/>
        </w:rPr>
        <w:t>et al.</w:t>
      </w:r>
      <w:r w:rsidR="00472B4F">
        <w:rPr>
          <w:rFonts w:ascii="Times New Roman" w:hAnsi="Times New Roman" w:cs="Times New Roman"/>
        </w:rPr>
        <w:t>, 1997; Starck &amp; Ricklefs, 1998; Williams, 2012)</w:t>
      </w:r>
      <w:r w:rsidR="00A934CA">
        <w:rPr>
          <w:rFonts w:ascii="Times New Roman" w:hAnsi="Times New Roman" w:cs="Times New Roman"/>
        </w:rPr>
        <w:fldChar w:fldCharType="end"/>
      </w:r>
      <w:r w:rsidR="003C67DD">
        <w:rPr>
          <w:rFonts w:ascii="Times New Roman" w:hAnsi="Times New Roman" w:cs="Times New Roman"/>
          <w:lang w:val="en-GB"/>
        </w:rPr>
        <w:t xml:space="preserve"> </w:t>
      </w:r>
      <w:r w:rsidRPr="002A3B2A">
        <w:rPr>
          <w:rFonts w:ascii="Times New Roman" w:hAnsi="Times New Roman" w:cs="Times New Roman"/>
          <w:lang w:val="en-GB"/>
        </w:rPr>
        <w:t>whereas sexual selection on</w:t>
      </w:r>
      <w:r w:rsidR="00B012BC" w:rsidRPr="002A3B2A">
        <w:rPr>
          <w:rFonts w:ascii="Times New Roman" w:hAnsi="Times New Roman" w:cs="Times New Roman"/>
          <w:lang w:val="en-GB"/>
        </w:rPr>
        <w:t xml:space="preserve"> polyandry </w:t>
      </w:r>
      <w:r w:rsidRPr="002A3B2A">
        <w:rPr>
          <w:rFonts w:ascii="Times New Roman" w:hAnsi="Times New Roman" w:cs="Times New Roman"/>
          <w:lang w:val="en-GB"/>
        </w:rPr>
        <w:t>favour</w:t>
      </w:r>
      <w:r w:rsidR="0052115E" w:rsidRPr="002A3B2A">
        <w:rPr>
          <w:rFonts w:ascii="Times New Roman" w:hAnsi="Times New Roman" w:cs="Times New Roman"/>
          <w:lang w:val="en-GB"/>
        </w:rPr>
        <w:t>s</w:t>
      </w:r>
      <w:r w:rsidR="00B012BC" w:rsidRPr="002A3B2A">
        <w:rPr>
          <w:rFonts w:ascii="Times New Roman" w:hAnsi="Times New Roman" w:cs="Times New Roman"/>
          <w:lang w:val="en-GB"/>
        </w:rPr>
        <w:t xml:space="preserve"> smaller eggs that can be produced prior to peak </w:t>
      </w:r>
      <w:r w:rsidR="00F72F5E" w:rsidRPr="002A3B2A">
        <w:rPr>
          <w:rFonts w:ascii="Times New Roman" w:hAnsi="Times New Roman" w:cs="Times New Roman"/>
          <w:lang w:val="en-GB"/>
        </w:rPr>
        <w:t xml:space="preserve">seasonal </w:t>
      </w:r>
      <w:r w:rsidR="00B012BC" w:rsidRPr="002A3B2A">
        <w:rPr>
          <w:rFonts w:ascii="Times New Roman" w:hAnsi="Times New Roman" w:cs="Times New Roman"/>
          <w:lang w:val="en-GB"/>
        </w:rPr>
        <w:t>food availability in order to maximize multiple nesting attempts</w:t>
      </w:r>
      <w:r w:rsidR="003C67DD">
        <w:rPr>
          <w:rFonts w:ascii="Times New Roman" w:hAnsi="Times New Roman" w:cs="Times New Roman"/>
          <w:lang w:val="en-GB"/>
        </w:rPr>
        <w:t xml:space="preserv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&lt;citation&gt;&lt;priority&gt;20&lt;/priority&gt;&lt;uuid&gt;566E7BA5-EF4A-4377-82D9-7F6CD2D7B219&lt;/uuid&gt;&lt;publications&gt;&lt;publication&gt;&lt;subtype&gt;400&lt;/subtype&gt;&lt;title&gt;The evolution of egg size in socially polyandrous shorebirds&lt;/title&gt;&lt;volume&gt;95&lt;/volume&gt;&lt;publication_date&gt;99200100001200000000200000&lt;/publication_date&gt;&lt;uuid&gt;B73A1CA4-D537-492E-8748-F341055B575B&lt;/uuid&gt;&lt;type&gt;400&lt;/type&gt;&lt;number&gt;1&lt;/number&gt;&lt;startpage&gt;3-14&lt;/startpage&gt;&lt;bundle&gt;&lt;publication&gt;&lt;title&gt;Oikos&lt;/title&gt;&lt;uuid&gt;261CB505-55B0-4F0A-AF4A-927BC66AE638&lt;/uuid&gt;&lt;subtype&gt;-100&lt;/subtype&gt;&lt;publisher&gt;Munksgaard International Publishers&lt;/publisher&gt;&lt;type&gt;-100&lt;/type&gt;&lt;/publication&gt;&lt;/bundle&gt;&lt;authors&gt;&lt;author&gt;&lt;lastName&gt;Liker&lt;/lastName&gt;&lt;firstName&gt;A&lt;/firstName&gt;&lt;/author&gt;&lt;author&gt;&lt;lastName&gt;Reynolds&lt;/lastName&gt;&lt;firstName&gt;J&lt;/firstName&gt;&lt;middleNames&gt;D&lt;/middleNames&gt;&lt;/author&gt;&lt;author&gt;&lt;lastName&gt;Székely&lt;/lastName&gt;&lt;firstName&gt;T&lt;/firstName&gt;&lt;/author&gt;&lt;/authors&gt;&lt;/publication&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(Liker </w:t>
      </w:r>
      <w:r w:rsidR="00472B4F">
        <w:rPr>
          <w:rFonts w:ascii="Times New Roman" w:hAnsi="Times New Roman" w:cs="Times New Roman"/>
          <w:i/>
          <w:iCs/>
        </w:rPr>
        <w:t>et al.</w:t>
      </w:r>
      <w:r w:rsidR="00472B4F">
        <w:rPr>
          <w:rFonts w:ascii="Times New Roman" w:hAnsi="Times New Roman" w:cs="Times New Roman"/>
        </w:rPr>
        <w:t>, 2001; Andersson, 2004)</w:t>
      </w:r>
      <w:r w:rsidR="005E3F2A">
        <w:rPr>
          <w:rFonts w:ascii="Times New Roman" w:hAnsi="Times New Roman" w:cs="Times New Roman"/>
        </w:rPr>
        <w:fldChar w:fldCharType="end"/>
      </w:r>
      <w:r w:rsidRPr="002A3B2A">
        <w:rPr>
          <w:rFonts w:ascii="Times New Roman" w:hAnsi="Times New Roman" w:cs="Times New Roman"/>
          <w:lang w:val="en-GB"/>
        </w:rPr>
        <w:t xml:space="preserve">. </w:t>
      </w:r>
    </w:p>
    <w:p w14:paraId="62D16E0A" w14:textId="77777777" w:rsidR="003F1FF2" w:rsidRPr="002A3B2A" w:rsidRDefault="003F1FF2" w:rsidP="00E13C34">
      <w:pPr>
        <w:suppressLineNumbers/>
        <w:spacing w:line="360" w:lineRule="auto"/>
        <w:jc w:val="both"/>
        <w:rPr>
          <w:rFonts w:ascii="Times New Roman" w:hAnsi="Times New Roman" w:cs="Times New Roman"/>
          <w:lang w:val="en-GB"/>
        </w:rPr>
      </w:pPr>
    </w:p>
    <w:p w14:paraId="17776B6C" w14:textId="33CEABEF" w:rsidR="003F1FF2" w:rsidRPr="002A3B2A" w:rsidRDefault="003F1FF2"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Here, we investigate </w:t>
      </w:r>
      <w:r w:rsidR="00B012BC" w:rsidRPr="002A3B2A">
        <w:rPr>
          <w:rFonts w:ascii="Times New Roman" w:hAnsi="Times New Roman" w:cs="Times New Roman"/>
          <w:lang w:val="en-GB"/>
        </w:rPr>
        <w:t>season</w:t>
      </w:r>
      <w:r w:rsidR="00CB7D0F" w:rsidRPr="002A3B2A">
        <w:rPr>
          <w:rFonts w:ascii="Times New Roman" w:hAnsi="Times New Roman" w:cs="Times New Roman"/>
          <w:lang w:val="en-GB"/>
        </w:rPr>
        <w:t>al</w:t>
      </w:r>
      <w:r w:rsidRPr="002A3B2A">
        <w:rPr>
          <w:rFonts w:ascii="Times New Roman" w:hAnsi="Times New Roman" w:cs="Times New Roman"/>
          <w:lang w:val="en-GB"/>
        </w:rPr>
        <w:t>-</w:t>
      </w:r>
      <w:r w:rsidR="00956C8C" w:rsidRPr="002A3B2A">
        <w:rPr>
          <w:rFonts w:ascii="Times New Roman" w:hAnsi="Times New Roman" w:cs="Times New Roman"/>
          <w:lang w:val="en-GB"/>
        </w:rPr>
        <w:t xml:space="preserve"> and age-</w:t>
      </w:r>
      <w:r w:rsidRPr="002A3B2A">
        <w:rPr>
          <w:rFonts w:ascii="Times New Roman" w:hAnsi="Times New Roman" w:cs="Times New Roman"/>
          <w:lang w:val="en-GB"/>
        </w:rPr>
        <w:t>dependent egg size variation using a 15-year longitudinal mark-recapture dataset of snowy plovers (</w:t>
      </w:r>
      <w:r w:rsidRPr="002A3B2A">
        <w:rPr>
          <w:rFonts w:ascii="Times New Roman" w:hAnsi="Times New Roman" w:cs="Times New Roman"/>
          <w:i/>
          <w:iCs/>
          <w:lang w:val="en-GB"/>
        </w:rPr>
        <w:t>Charadrius nivosus</w:t>
      </w:r>
      <w:r w:rsidRPr="002A3B2A">
        <w:rPr>
          <w:rFonts w:ascii="Times New Roman" w:hAnsi="Times New Roman" w:cs="Times New Roman"/>
          <w:lang w:val="en-GB"/>
        </w:rPr>
        <w:t xml:space="preserve">) breeding at Bahía de Ceuta – a wild sub-tropical population in western Mexico. The snowy plover is a long-lived shorebird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&lt;citation&gt;&lt;priority&gt;21&lt;/priority&gt;&lt;uuid&gt;5B27E03C-A632-42FA-BDA3-B93F18C20749&lt;/uuid&gt;&lt;publications&gt;&lt;publication&gt;&lt;subtype&gt;400&lt;/subtype&gt;&lt;title&gt;Lessons learned from the oldest Snowy Plover&lt;/title&gt;&lt;volume&gt;124&lt;/volume&gt;&lt;publication_date&gt;99201700001200000000200000&lt;/publication_date&gt;&lt;uuid&gt;84273E01-F59B-4F80-B39E-21942D4ACF15&lt;/uuid&gt;&lt;type&gt;400&lt;/type&gt;&lt;number&gt;2&lt;/number&gt;&lt;startpage&gt;157-159&lt;/startpage&gt;&lt;bundle&gt;&lt;publication&gt;&lt;title&gt;Wader Study&lt;/title&gt;&lt;uuid&gt;4E8896AE-5192-4AE7-AEFB-A030B613DF62&lt;/uuid&gt;&lt;subtype&gt;-100&lt;/subtype&gt;&lt;type&gt;-100&lt;/type&gt;&lt;/publication&gt;&lt;/bundle&gt;&lt;authors&gt;&lt;author&gt;&lt;lastName&gt;Colwell&lt;/lastName&gt;&lt;firstName&gt;Mark&lt;/firstName&gt;&lt;middleNames&gt;A&lt;/middleNames&gt;&lt;/author&gt;&lt;author&gt;&lt;lastName&gt;Feucht&lt;/lastName&gt;&lt;firstName&gt;Elizabeth&lt;/firstName&gt;&lt;middleNames&gt;J&lt;/middleNames&gt;&lt;/author&gt;&lt;author&gt;&lt;lastName&gt;McAllister&lt;/lastName&gt;&lt;firstName&gt;Sean&lt;/firstName&gt;&lt;middleNames&gt;E&lt;/middleNames&gt;&lt;/author&gt;&lt;author&gt;&lt;lastName&gt;Transou&lt;/lastName&gt;&lt;firstName&gt;Amber&lt;/firstName&gt;&lt;middleNames&gt;N&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(Colwell </w:t>
      </w:r>
      <w:r w:rsidR="00472B4F">
        <w:rPr>
          <w:rFonts w:ascii="Times New Roman" w:hAnsi="Times New Roman" w:cs="Times New Roman"/>
          <w:i/>
          <w:iCs/>
        </w:rPr>
        <w:t>et al.</w:t>
      </w:r>
      <w:r w:rsidR="00472B4F">
        <w:rPr>
          <w:rFonts w:ascii="Times New Roman" w:hAnsi="Times New Roman" w:cs="Times New Roman"/>
        </w:rPr>
        <w:t>, 2017)</w:t>
      </w:r>
      <w:r w:rsidR="005E3F2A">
        <w:rPr>
          <w:rFonts w:ascii="Times New Roman" w:hAnsi="Times New Roman" w:cs="Times New Roman"/>
        </w:rPr>
        <w:fldChar w:fldCharType="end"/>
      </w:r>
      <w:r w:rsidRPr="002A3B2A">
        <w:rPr>
          <w:rFonts w:ascii="Times New Roman" w:hAnsi="Times New Roman" w:cs="Times New Roman"/>
          <w:lang w:val="en-GB"/>
        </w:rPr>
        <w:t xml:space="preserve"> exhibiting a rare breeding behaviour characterized by sex-role reversal including facultative sequential polyandry </w:t>
      </w:r>
      <w:ins w:id="58" w:author="Clemens" w:date="2021-05-05T10:58:00Z">
        <w:r w:rsidR="0050697C">
          <w:rPr>
            <w:rFonts w:ascii="Times New Roman" w:hAnsi="Times New Roman" w:cs="Times New Roman"/>
            <w:lang w:val="en-GB"/>
          </w:rPr>
          <w:t>where females regularly desert their broods after hatching to start a ne</w:t>
        </w:r>
      </w:ins>
      <w:ins w:id="59" w:author="Clemens" w:date="2021-05-05T10:59:00Z">
        <w:r w:rsidR="0050697C">
          <w:rPr>
            <w:rFonts w:ascii="Times New Roman" w:hAnsi="Times New Roman" w:cs="Times New Roman"/>
            <w:lang w:val="en-GB"/>
          </w:rPr>
          <w:t xml:space="preserve">w breeding attempt with another male </w:t>
        </w:r>
      </w:ins>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&lt;citation&gt;&lt;priority&gt;22&lt;/priority&gt;&lt;uuid&gt;EDAEC68F-1D17-47ED-B8C7-B7967B4F65BE&lt;/uuid&gt;&lt;publications&gt;&lt;publication&gt;&lt;subtype&gt;400&lt;/subtype&gt;&lt;title&gt;Sex-specific early survival drives adult sex ratio bias in snowy plovers and impacts mating system and population growth&lt;/title&gt;&lt;volume&gt;114&lt;/volume&gt;&lt;publication_date&gt;99201700001200000000200000&lt;/publication_date&gt;&lt;uuid&gt;0404A0D7-38E6-4730-B3B6-1B85A9CA69D0&lt;/uuid&gt;&lt;type&gt;400&lt;/type&gt;&lt;number&gt;27&lt;/number&gt;&lt;startpage&gt;e5474-e5481&lt;/startpage&gt;&lt;bundle&gt;&lt;publication&gt;&lt;title&gt;Proceedings of the National Academy of Sciences of the United States of America&lt;/title&gt;&lt;uuid&gt;99244C09-533F-4AD5-96A8-E8AE53D32775&lt;/uuid&gt;&lt;subtype&gt;-100&lt;/subtype&gt;&lt;publisher&gt;National Acad Sciences&lt;/publisher&gt;&lt;type&gt;-100&lt;/type&gt;&lt;/publication&gt;&lt;/bundle&gt;&lt;authors&gt;&lt;author&gt;&lt;lastName&gt;Eberhart-Phillips&lt;/lastName&gt;&lt;firstName&gt;Luke&lt;/firstName&gt;&lt;middleNames&gt;J&lt;/middleNames&gt;&lt;/author&gt;&lt;author&gt;&lt;lastName&gt;Küpper&lt;/lastName&gt;&lt;firstName&gt;Clemens&lt;/firstName&gt;&lt;/author&gt;&lt;author&gt;&lt;lastName&gt;Miller&lt;/lastName&gt;&lt;firstName&gt;Tom&lt;/firstName&gt;&lt;middleNames&gt;E X&lt;/middleNames&gt;&lt;/author&gt;&lt;author&gt;&lt;lastName&gt;Cruz-López&lt;/lastName&gt;&lt;firstName&gt;Medardo&lt;/firstName&gt;&lt;/author&gt;&lt;author&gt;&lt;lastName&gt;Maher&lt;/lastName&gt;&lt;firstName&gt;Kathryn&lt;/firstName&gt;&lt;middleNames&gt;H&lt;/middleNames&gt;&lt;/author&gt;&lt;author&gt;&lt;lastName&gt;Remedios&lt;/lastName&gt;&lt;firstName&gt;Natalie&lt;/firstName&gt;&lt;droppingParticle&gt;dos&lt;/droppingParticle&gt;&lt;/author&gt;&lt;author&gt;&lt;lastName&gt;Stoffel&lt;/lastName&gt;&lt;firstName&gt;Martin&lt;/firstName&gt;&lt;middleNames&gt;A&lt;/middleNames&gt;&lt;/author&gt;&lt;author&gt;&lt;lastName&gt;Hoffman&lt;/lastName&gt;&lt;firstName&gt;Joseph&lt;/firstName&gt;&lt;middleNames&gt;I&lt;/middleNames&gt;&lt;/author&gt;&lt;author&gt;&lt;lastName&gt;Krüger&lt;/lastName&gt;&lt;firstName&gt;Oliver&lt;/firstName&gt;&lt;/author&gt;&lt;author&gt;&lt;lastName&gt;Székely&lt;/lastName&gt;&lt;firstName&gt;Tamás&lt;/firstName&gt;&lt;/author&gt;&lt;/authors&gt;&lt;/publication&gt;&lt;publication&gt;&lt;subtype&gt;400&lt;/subtype&gt;&lt;title&gt;Offspring desertion with care? Chick mortality and plastic female desertion in Snowy Plovers&lt;/title&gt;&lt;url&gt;https://academic.oup.com/beheco/advance-article-abstract/doi/10.1093/beheco/araa141/6161621&lt;/url&gt;&lt;publication_date&gt;99202100001200000000200000&lt;/publication_date&gt;&lt;uuid&gt;8F95A39C-30B3-49A7-8D8D-C8177073119E&lt;/uuid&gt;&lt;type&gt;400&lt;/type&gt;&lt;citekey&gt;Kupan:2021bl&lt;/citekey&gt;&lt;bundle&gt;&lt;publication&gt;&lt;title&gt;Behavioral Ecology&lt;/title&gt;&lt;uuid&gt;DB7339A4-81FD-4347-BEFA-75DC1FBFC174&lt;/uuid&gt;&lt;subtype&gt;-100&lt;/subtype&gt;&lt;publisher&gt;Oxford University Press&lt;/publisher&gt;&lt;type&gt;-100&lt;/type&gt;&lt;/publication&gt;&lt;/bundle&gt;&lt;authors&gt;&lt;author&gt;&lt;lastName&gt;Kupán&lt;/lastName&gt;&lt;firstName&gt;K&lt;/firstName&gt;&lt;/author&gt;&lt;author&gt;&lt;lastName&gt;Székely&lt;/lastName&gt;&lt;firstName&gt;T&lt;/firstName&gt;&lt;/author&gt;&lt;author&gt;&lt;lastName&gt;Cruz-López&lt;/lastName&gt;&lt;firstName&gt;Medardo&lt;/firstName&gt;&lt;/author&gt;&lt;author&gt;&lt;lastName&gt;Seymour&lt;/lastName&gt;&lt;firstName&gt;Keeley&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xml:space="preserve">, 2017; Kupán </w:t>
      </w:r>
      <w:r w:rsidR="00472B4F">
        <w:rPr>
          <w:rFonts w:ascii="Times New Roman" w:hAnsi="Times New Roman" w:cs="Times New Roman"/>
          <w:i/>
          <w:iCs/>
        </w:rPr>
        <w:t>et al.</w:t>
      </w:r>
      <w:r w:rsidR="00472B4F">
        <w:rPr>
          <w:rFonts w:ascii="Times New Roman" w:hAnsi="Times New Roman" w:cs="Times New Roman"/>
        </w:rPr>
        <w:t>, 2021)</w:t>
      </w:r>
      <w:r w:rsidR="005E3F2A">
        <w:rPr>
          <w:rFonts w:ascii="Times New Roman" w:hAnsi="Times New Roman" w:cs="Times New Roman"/>
        </w:rPr>
        <w:fldChar w:fldCharType="end"/>
      </w:r>
      <w:r w:rsidRPr="002A3B2A">
        <w:rPr>
          <w:rFonts w:ascii="Times New Roman" w:hAnsi="Times New Roman" w:cs="Times New Roman"/>
          <w:lang w:val="en-GB"/>
        </w:rPr>
        <w:t xml:space="preserve">. </w:t>
      </w:r>
      <w:ins w:id="60" w:author="Clemens" w:date="2021-05-05T11:01:00Z">
        <w:r w:rsidR="0050697C">
          <w:rPr>
            <w:rFonts w:ascii="Times New Roman" w:hAnsi="Times New Roman" w:cs="Times New Roman"/>
            <w:lang w:val="en-GB"/>
          </w:rPr>
          <w:t xml:space="preserve">Desertion rates </w:t>
        </w:r>
      </w:ins>
      <w:ins w:id="61" w:author="Clemens" w:date="2021-05-05T11:02:00Z">
        <w:r w:rsidR="0050697C">
          <w:rPr>
            <w:rFonts w:ascii="Times New Roman" w:hAnsi="Times New Roman" w:cs="Times New Roman"/>
            <w:lang w:val="en-GB"/>
          </w:rPr>
          <w:t xml:space="preserve">and re-mating rates </w:t>
        </w:r>
      </w:ins>
      <w:ins w:id="62" w:author="Clemens" w:date="2021-05-05T11:01:00Z">
        <w:r w:rsidR="0050697C">
          <w:rPr>
            <w:rFonts w:ascii="Times New Roman" w:hAnsi="Times New Roman" w:cs="Times New Roman"/>
            <w:lang w:val="en-GB"/>
          </w:rPr>
          <w:lastRenderedPageBreak/>
          <w:t xml:space="preserve">decline with season </w:t>
        </w:r>
      </w:ins>
      <w:ins w:id="63" w:author="Clemens" w:date="2021-05-05T11:02:00Z">
        <w:r w:rsidR="0050697C">
          <w:rPr>
            <w:rFonts w:ascii="Times New Roman" w:hAnsi="Times New Roman" w:cs="Times New Roman"/>
            <w:lang w:val="en-GB"/>
          </w:rPr>
          <w:t xml:space="preserve">in </w:t>
        </w:r>
        <w:commentRangeStart w:id="64"/>
        <w:r w:rsidR="0050697C">
          <w:rPr>
            <w:rFonts w:ascii="Times New Roman" w:hAnsi="Times New Roman" w:cs="Times New Roman"/>
            <w:lang w:val="en-GB"/>
          </w:rPr>
          <w:t xml:space="preserve">this species </w:t>
        </w:r>
      </w:ins>
      <w:commentRangeEnd w:id="64"/>
      <w:ins w:id="65" w:author="Clemens" w:date="2021-05-05T11:07:00Z">
        <w:r w:rsidR="0050697C">
          <w:rPr>
            <w:rStyle w:val="CommentReference"/>
            <w:rFonts w:ascii="Times New Roman" w:eastAsia="Times New Roman" w:hAnsi="Times New Roman" w:cs="Times New Roman"/>
          </w:rPr>
          <w:commentReference w:id="64"/>
        </w:r>
      </w:ins>
      <w:ins w:id="66" w:author="Clemens" w:date="2021-05-05T11:03:00Z">
        <w:r w:rsidR="0050697C">
          <w:rPr>
            <w:rFonts w:ascii="Times New Roman" w:hAnsi="Times New Roman" w:cs="Times New Roman"/>
            <w:lang w:val="en-GB"/>
          </w:rPr>
          <w:t xml:space="preserve">(Cruz-López et a. 2017, </w:t>
        </w:r>
        <w:proofErr w:type="spellStart"/>
        <w:r w:rsidR="0050697C">
          <w:rPr>
            <w:rFonts w:ascii="Times New Roman" w:hAnsi="Times New Roman" w:cs="Times New Roman"/>
            <w:lang w:val="en-GB"/>
          </w:rPr>
          <w:t>Kupán</w:t>
        </w:r>
        <w:proofErr w:type="spellEnd"/>
        <w:r w:rsidR="0050697C">
          <w:rPr>
            <w:rFonts w:ascii="Times New Roman" w:hAnsi="Times New Roman" w:cs="Times New Roman"/>
            <w:lang w:val="en-GB"/>
          </w:rPr>
          <w:t xml:space="preserve"> et al. 2021, </w:t>
        </w:r>
      </w:ins>
      <w:ins w:id="67" w:author="Clemens" w:date="2021-05-05T11:04:00Z">
        <w:r w:rsidR="0050697C">
          <w:rPr>
            <w:rFonts w:ascii="Times New Roman" w:hAnsi="Times New Roman" w:cs="Times New Roman"/>
            <w:lang w:val="en-GB"/>
          </w:rPr>
          <w:t xml:space="preserve">plus perhaps 1-2 </w:t>
        </w:r>
      </w:ins>
      <w:ins w:id="68" w:author="Clemens" w:date="2021-05-05T11:03:00Z">
        <w:r w:rsidR="0050697C">
          <w:rPr>
            <w:rFonts w:ascii="Times New Roman" w:hAnsi="Times New Roman" w:cs="Times New Roman"/>
            <w:lang w:val="en-GB"/>
          </w:rPr>
          <w:t>Refs</w:t>
        </w:r>
      </w:ins>
      <w:ins w:id="69" w:author="Clemens" w:date="2021-05-05T11:04:00Z">
        <w:r w:rsidR="0050697C">
          <w:rPr>
            <w:rFonts w:ascii="Times New Roman" w:hAnsi="Times New Roman" w:cs="Times New Roman"/>
            <w:lang w:val="en-GB"/>
          </w:rPr>
          <w:t xml:space="preserve"> from other populations</w:t>
        </w:r>
      </w:ins>
      <w:ins w:id="70" w:author="Clemens" w:date="2021-05-05T11:03:00Z">
        <w:r w:rsidR="0050697C">
          <w:rPr>
            <w:rFonts w:ascii="Times New Roman" w:hAnsi="Times New Roman" w:cs="Times New Roman"/>
            <w:lang w:val="en-GB"/>
          </w:rPr>
          <w:t xml:space="preserve">) </w:t>
        </w:r>
      </w:ins>
      <w:ins w:id="71" w:author="Clemens" w:date="2021-05-05T11:02:00Z">
        <w:r w:rsidR="0050697C">
          <w:rPr>
            <w:rFonts w:ascii="Times New Roman" w:hAnsi="Times New Roman" w:cs="Times New Roman"/>
            <w:lang w:val="en-GB"/>
          </w:rPr>
          <w:t xml:space="preserve">suggesting a prominent role for </w:t>
        </w:r>
      </w:ins>
      <w:ins w:id="72" w:author="Clemens" w:date="2021-05-05T11:03:00Z">
        <w:r w:rsidR="0050697C">
          <w:rPr>
            <w:rFonts w:ascii="Times New Roman" w:hAnsi="Times New Roman" w:cs="Times New Roman"/>
            <w:lang w:val="en-GB"/>
          </w:rPr>
          <w:t xml:space="preserve">scramble competition between females over </w:t>
        </w:r>
      </w:ins>
      <w:ins w:id="73" w:author="Clemens" w:date="2021-05-05T11:04:00Z">
        <w:r w:rsidR="0050697C">
          <w:rPr>
            <w:rFonts w:ascii="Times New Roman" w:hAnsi="Times New Roman" w:cs="Times New Roman"/>
            <w:lang w:val="en-GB"/>
          </w:rPr>
          <w:t xml:space="preserve">mates. </w:t>
        </w:r>
      </w:ins>
      <w:del w:id="74" w:author="Clemens" w:date="2021-05-05T11:03:00Z">
        <w:r w:rsidRPr="002A3B2A" w:rsidDel="0050697C">
          <w:rPr>
            <w:rFonts w:ascii="Times New Roman" w:hAnsi="Times New Roman" w:cs="Times New Roman"/>
            <w:lang w:val="en-GB"/>
          </w:rPr>
          <w:delText xml:space="preserve">The prominent variation </w:delText>
        </w:r>
        <w:r w:rsidR="00C621B9" w:rsidDel="0050697C">
          <w:rPr>
            <w:rFonts w:ascii="Times New Roman" w:hAnsi="Times New Roman" w:cs="Times New Roman"/>
            <w:lang w:val="en-GB"/>
          </w:rPr>
          <w:delText>in</w:delText>
        </w:r>
        <w:r w:rsidRPr="002A3B2A" w:rsidDel="0050697C">
          <w:rPr>
            <w:rFonts w:ascii="Times New Roman" w:hAnsi="Times New Roman" w:cs="Times New Roman"/>
            <w:lang w:val="en-GB"/>
          </w:rPr>
          <w:delText xml:space="preserve"> reproductive investment within the same sex provides a highly suitable study system to investigate how </w:delText>
        </w:r>
      </w:del>
      <w:del w:id="75" w:author="Clemens" w:date="2021-05-05T10:57:00Z">
        <w:r w:rsidR="0052115E" w:rsidRPr="002A3B2A" w:rsidDel="002269F0">
          <w:rPr>
            <w:rFonts w:ascii="Times New Roman" w:hAnsi="Times New Roman" w:cs="Times New Roman"/>
            <w:lang w:val="en-GB"/>
          </w:rPr>
          <w:delText xml:space="preserve">scramble </w:delText>
        </w:r>
      </w:del>
      <w:del w:id="76" w:author="Clemens" w:date="2021-05-05T11:03:00Z">
        <w:r w:rsidR="0052115E" w:rsidRPr="002A3B2A" w:rsidDel="0050697C">
          <w:rPr>
            <w:rFonts w:ascii="Times New Roman" w:hAnsi="Times New Roman" w:cs="Times New Roman"/>
            <w:lang w:val="en-GB"/>
          </w:rPr>
          <w:delText xml:space="preserve">competition </w:delText>
        </w:r>
        <w:r w:rsidRPr="002A3B2A" w:rsidDel="0050697C">
          <w:rPr>
            <w:rFonts w:ascii="Times New Roman" w:hAnsi="Times New Roman" w:cs="Times New Roman"/>
            <w:lang w:val="en-GB"/>
          </w:rPr>
          <w:delText>shape</w:delText>
        </w:r>
        <w:r w:rsidR="0052115E" w:rsidRPr="002A3B2A" w:rsidDel="0050697C">
          <w:rPr>
            <w:rFonts w:ascii="Times New Roman" w:hAnsi="Times New Roman" w:cs="Times New Roman"/>
            <w:lang w:val="en-GB"/>
          </w:rPr>
          <w:delText>s</w:delText>
        </w:r>
        <w:r w:rsidRPr="002A3B2A" w:rsidDel="0050697C">
          <w:rPr>
            <w:rFonts w:ascii="Times New Roman" w:hAnsi="Times New Roman" w:cs="Times New Roman"/>
            <w:lang w:val="en-GB"/>
          </w:rPr>
          <w:delText xml:space="preserve"> female reproductive output </w:delText>
        </w:r>
        <w:r w:rsidR="00956C8C" w:rsidRPr="002A3B2A" w:rsidDel="0050697C">
          <w:rPr>
            <w:rFonts w:ascii="Times New Roman" w:hAnsi="Times New Roman" w:cs="Times New Roman"/>
            <w:lang w:val="en-GB"/>
          </w:rPr>
          <w:delText xml:space="preserve">and scheduling </w:delText>
        </w:r>
        <w:r w:rsidRPr="002A3B2A" w:rsidDel="0050697C">
          <w:rPr>
            <w:rFonts w:ascii="Times New Roman" w:hAnsi="Times New Roman" w:cs="Times New Roman"/>
            <w:lang w:val="en-GB"/>
          </w:rPr>
          <w:delText xml:space="preserve">in a species with non-conventional sex roles. </w:delText>
        </w:r>
      </w:del>
      <w:r w:rsidR="00F72F5E" w:rsidRPr="002A3B2A">
        <w:rPr>
          <w:rFonts w:ascii="Times New Roman" w:hAnsi="Times New Roman" w:cs="Times New Roman"/>
          <w:lang w:val="en-GB"/>
        </w:rPr>
        <w:t xml:space="preserve">Our aims were to </w:t>
      </w:r>
      <w:r w:rsidR="00956C8C" w:rsidRPr="002A3B2A">
        <w:rPr>
          <w:rFonts w:ascii="Times New Roman" w:hAnsi="Times New Roman" w:cs="Times New Roman"/>
          <w:lang w:val="en-GB"/>
        </w:rPr>
        <w:t xml:space="preserve">1) </w:t>
      </w:r>
      <w:r w:rsidR="00F72F5E" w:rsidRPr="002A3B2A">
        <w:rPr>
          <w:rFonts w:ascii="Times New Roman" w:hAnsi="Times New Roman" w:cs="Times New Roman"/>
          <w:lang w:val="en-GB"/>
        </w:rPr>
        <w:t xml:space="preserve">examine whether </w:t>
      </w:r>
      <w:r w:rsidRPr="002A3B2A">
        <w:rPr>
          <w:rFonts w:ascii="Times New Roman" w:hAnsi="Times New Roman" w:cs="Times New Roman"/>
          <w:lang w:val="en-GB"/>
        </w:rPr>
        <w:t xml:space="preserve">age-related dynamics in </w:t>
      </w:r>
      <w:ins w:id="77" w:author="Clemens" w:date="2021-05-05T11:05:00Z">
        <w:r w:rsidR="0050697C">
          <w:rPr>
            <w:rFonts w:ascii="Times New Roman" w:hAnsi="Times New Roman" w:cs="Times New Roman"/>
            <w:lang w:val="en-GB"/>
          </w:rPr>
          <w:t xml:space="preserve">mating </w:t>
        </w:r>
      </w:ins>
      <w:ins w:id="78" w:author="Clemens" w:date="2021-05-05T11:06:00Z">
        <w:r w:rsidR="0050697C">
          <w:rPr>
            <w:rFonts w:ascii="Times New Roman" w:hAnsi="Times New Roman" w:cs="Times New Roman"/>
            <w:lang w:val="en-GB"/>
          </w:rPr>
          <w:t xml:space="preserve">strategy, </w:t>
        </w:r>
      </w:ins>
      <w:r w:rsidRPr="002A3B2A">
        <w:rPr>
          <w:rFonts w:ascii="Times New Roman" w:hAnsi="Times New Roman" w:cs="Times New Roman"/>
          <w:lang w:val="en-GB"/>
        </w:rPr>
        <w:t xml:space="preserve">egg size </w:t>
      </w:r>
      <w:r w:rsidR="00956C8C" w:rsidRPr="002A3B2A">
        <w:rPr>
          <w:rFonts w:ascii="Times New Roman" w:hAnsi="Times New Roman" w:cs="Times New Roman"/>
          <w:lang w:val="en-GB"/>
        </w:rPr>
        <w:t xml:space="preserve">and breeding schedule </w:t>
      </w:r>
      <w:ins w:id="79" w:author="Clemens" w:date="2021-05-05T11:06:00Z">
        <w:r w:rsidR="0050697C">
          <w:rPr>
            <w:rFonts w:ascii="Times New Roman" w:hAnsi="Times New Roman" w:cs="Times New Roman"/>
            <w:lang w:val="en-GB"/>
          </w:rPr>
          <w:t xml:space="preserve">are age related and </w:t>
        </w:r>
      </w:ins>
      <w:r w:rsidRPr="002A3B2A">
        <w:rPr>
          <w:rFonts w:ascii="Times New Roman" w:hAnsi="Times New Roman" w:cs="Times New Roman"/>
          <w:lang w:val="en-GB"/>
        </w:rPr>
        <w:t>follow a pattern typical for senescence</w:t>
      </w:r>
      <w:r w:rsidR="00F72F5E" w:rsidRPr="002A3B2A">
        <w:rPr>
          <w:rFonts w:ascii="Times New Roman" w:hAnsi="Times New Roman" w:cs="Times New Roman"/>
          <w:lang w:val="en-GB"/>
        </w:rPr>
        <w:t xml:space="preserve"> and</w:t>
      </w:r>
      <w:r w:rsidR="00956C8C" w:rsidRPr="002A3B2A">
        <w:rPr>
          <w:rFonts w:ascii="Times New Roman" w:hAnsi="Times New Roman" w:cs="Times New Roman"/>
          <w:lang w:val="en-GB"/>
        </w:rPr>
        <w:t xml:space="preserve"> 2)</w:t>
      </w:r>
      <w:r w:rsidR="00F72F5E" w:rsidRPr="002A3B2A">
        <w:rPr>
          <w:rFonts w:ascii="Times New Roman" w:hAnsi="Times New Roman" w:cs="Times New Roman"/>
          <w:lang w:val="en-GB"/>
        </w:rPr>
        <w:t xml:space="preserve"> assess the</w:t>
      </w:r>
      <w:r w:rsidR="00956C8C" w:rsidRPr="002A3B2A">
        <w:rPr>
          <w:rFonts w:ascii="Times New Roman" w:hAnsi="Times New Roman" w:cs="Times New Roman"/>
          <w:lang w:val="en-GB"/>
        </w:rPr>
        <w:t xml:space="preserve"> seasonal relationship between egg size and polyandry potential </w:t>
      </w:r>
      <w:r w:rsidR="00F72F5E" w:rsidRPr="002A3B2A">
        <w:rPr>
          <w:rFonts w:ascii="Times New Roman" w:hAnsi="Times New Roman" w:cs="Times New Roman"/>
          <w:lang w:val="en-GB"/>
        </w:rPr>
        <w:t xml:space="preserve">in regard to </w:t>
      </w:r>
      <w:r w:rsidR="00956C8C" w:rsidRPr="002A3B2A">
        <w:rPr>
          <w:rFonts w:ascii="Times New Roman" w:hAnsi="Times New Roman" w:cs="Times New Roman"/>
          <w:lang w:val="en-GB"/>
        </w:rPr>
        <w:t>reproductive trade-offs associated with female-female scramble competition</w:t>
      </w:r>
      <w:r w:rsidR="00F72F5E" w:rsidRPr="002A3B2A">
        <w:rPr>
          <w:rFonts w:ascii="Times New Roman" w:hAnsi="Times New Roman" w:cs="Times New Roman"/>
          <w:lang w:val="en-GB"/>
        </w:rPr>
        <w:t xml:space="preserve">. </w:t>
      </w:r>
      <w:r w:rsidRPr="002A3B2A">
        <w:rPr>
          <w:rFonts w:ascii="Times New Roman" w:hAnsi="Times New Roman" w:cs="Times New Roman"/>
          <w:lang w:val="en-GB"/>
        </w:rPr>
        <w:t xml:space="preserve">Following others (i.e.,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&lt;citation&gt;&lt;priority&gt;23&lt;/priority&gt;&lt;uuid&gt;B7CF855D-EFE2-4A76-91B0-DE5B1C74F24C&lt;/uuid&gt;&lt;publications&gt;&lt;publication&gt;&lt;subtype&gt;400&lt;/subtype&gt;&lt;title&gt;Great tits growing old: selective disappearance and the partitioning of senescence to stages within the breeding cycle.&lt;/title&gt;&lt;url&gt;https://royalsocietypublishing.org/doi/10.1098/rspb.2009.0457&lt;/url&gt;&lt;volume&gt;276&lt;/volume&gt;&lt;publication_date&gt;99200908071200000000222000&lt;/publication_date&gt;&lt;uuid&gt;C91ACF0F-3C38-4779-B0BB-1E65CE2B3B56&lt;/uuid&gt;&lt;type&gt;400&lt;/type&gt;&lt;number&gt;1668&lt;/number&gt;&lt;doi&gt;10.1098/rspb.2009.0457&lt;/doi&gt;&lt;institution&gt;Behavioural Biology Group, University of Groningen, Kerklaan 30, 9751 NN Haren, The Netherlands. a.h.j.bouwhuis@rug.nl&lt;/institution&gt;&lt;startpage&gt;2769&lt;/startpage&gt;&lt;endpage&gt;2777&lt;/endpage&gt;&lt;bundle&gt;&lt;publication&gt;&lt;title&gt;Proceedings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Bouwhuis&lt;/lastName&gt;&lt;firstName&gt;S&lt;/firstName&gt;&lt;/author&gt;&lt;author&gt;&lt;lastName&gt;Sheldon&lt;/lastName&gt;&lt;firstName&gt;B&lt;/firstName&gt;&lt;middleNames&gt;C&lt;/middleNames&gt;&lt;/author&gt;&lt;author&gt;&lt;lastName&gt;Verhulst&lt;/lastName&gt;&lt;firstName&gt;S&lt;/firstName&gt;&lt;/author&gt;&lt;author&gt;&lt;lastName&gt;Charmantier&lt;/lastName&gt;&lt;firstName&gt;A&lt;/firstName&gt;&lt;/author&gt;&lt;/authors&gt;&lt;/publication&gt;&lt;publication&gt;&lt;subtype&gt;400&lt;/subtype&gt;&lt;title&gt;Age-specific reproduction and disposable soma in an urban population of Common Blackbirds Turdus merula&lt;/title&gt;&lt;volume&gt;160&lt;/volume&gt;&lt;publication_date&gt;99201800001200000000200000&lt;/publication_date&gt;&lt;uuid&gt;5FF2701D-4022-4637-95EA-934DDA8B097B&lt;/uuid&gt;&lt;type&gt;400&lt;/type&gt;&lt;number&gt;1&lt;/number&gt;&lt;startpage&gt;130-144&lt;/startpage&gt;&lt;bundle&gt;&lt;publication&gt;&lt;title&gt;Ibis&lt;/title&gt;&lt;uuid&gt;C2E64A93-A7C7-441E-A2D7-BEBF5C622145&lt;/uuid&gt;&lt;subtype&gt;-100&lt;/subtype&gt;&lt;publisher&gt;Blackwell Publishing Ltd&lt;/publisher&gt;&lt;type&gt;-100&lt;/type&gt;&lt;/publication&gt;&lt;/bundle&gt;&lt;authors&gt;&lt;author&gt;&lt;lastName&gt;Jankowiak&lt;/lastName&gt;&lt;firstName&gt;Łukasz&lt;/firstName&gt;&lt;/author&gt;&lt;author&gt;&lt;lastName&gt;Zyskowski&lt;/lastName&gt;&lt;firstName&gt;Dawid&lt;/firstName&gt;&lt;/author&gt;&lt;author&gt;&lt;lastName&gt;Wysocki&lt;/lastName&gt;&lt;firstName&gt;Dariusz&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Bouwhuis </w:t>
      </w:r>
      <w:r w:rsidR="00472B4F">
        <w:rPr>
          <w:rFonts w:ascii="Times New Roman" w:hAnsi="Times New Roman" w:cs="Times New Roman"/>
          <w:i/>
          <w:iCs/>
        </w:rPr>
        <w:t>et al.</w:t>
      </w:r>
      <w:r w:rsidR="00472B4F">
        <w:rPr>
          <w:rFonts w:ascii="Times New Roman" w:hAnsi="Times New Roman" w:cs="Times New Roman"/>
        </w:rPr>
        <w:t xml:space="preserve">, 2009; Jankowiak </w:t>
      </w:r>
      <w:r w:rsidR="00472B4F">
        <w:rPr>
          <w:rFonts w:ascii="Times New Roman" w:hAnsi="Times New Roman" w:cs="Times New Roman"/>
          <w:i/>
          <w:iCs/>
        </w:rPr>
        <w:t>et al.</w:t>
      </w:r>
      <w:r w:rsidR="00472B4F">
        <w:rPr>
          <w:rFonts w:ascii="Times New Roman" w:hAnsi="Times New Roman" w:cs="Times New Roman"/>
        </w:rPr>
        <w:t>, 2018)</w:t>
      </w:r>
      <w:r w:rsidR="005E3F2A">
        <w:rPr>
          <w:rFonts w:ascii="Times New Roman" w:hAnsi="Times New Roman" w:cs="Times New Roman"/>
        </w:rPr>
        <w:fldChar w:fldCharType="end"/>
      </w:r>
      <w:r w:rsidRPr="002A3B2A">
        <w:rPr>
          <w:rFonts w:ascii="Times New Roman" w:hAnsi="Times New Roman" w:cs="Times New Roman"/>
          <w:lang w:val="en-GB"/>
        </w:rPr>
        <w:t>, we hypothesized that a pattern of early-life increase in egg size</w:t>
      </w:r>
      <w:r w:rsidR="00F72F5E" w:rsidRPr="002A3B2A">
        <w:rPr>
          <w:rFonts w:ascii="Times New Roman" w:hAnsi="Times New Roman" w:cs="Times New Roman"/>
          <w:lang w:val="en-GB"/>
        </w:rPr>
        <w:t xml:space="preserve"> and advance in lay date</w:t>
      </w:r>
      <w:r w:rsidRPr="002A3B2A">
        <w:rPr>
          <w:rFonts w:ascii="Times New Roman" w:hAnsi="Times New Roman" w:cs="Times New Roman"/>
          <w:lang w:val="en-GB"/>
        </w:rPr>
        <w:t xml:space="preserve">, followed by a peak maximum, and a decline thereafter, would be indicative of age-related changes associated with senescence. </w:t>
      </w:r>
      <w:r w:rsidR="00F72F5E" w:rsidRPr="002A3B2A">
        <w:rPr>
          <w:rFonts w:ascii="Times New Roman" w:hAnsi="Times New Roman" w:cs="Times New Roman"/>
          <w:lang w:val="en-GB"/>
        </w:rPr>
        <w:t>Furthermore</w:t>
      </w:r>
      <w:r w:rsidRPr="002A3B2A">
        <w:rPr>
          <w:rFonts w:ascii="Times New Roman" w:hAnsi="Times New Roman" w:cs="Times New Roman"/>
          <w:lang w:val="en-GB"/>
        </w:rPr>
        <w:t xml:space="preserve">, we hypothesized that </w:t>
      </w:r>
      <w:r w:rsidR="00F72F5E" w:rsidRPr="002A3B2A">
        <w:rPr>
          <w:rFonts w:ascii="Times New Roman" w:hAnsi="Times New Roman" w:cs="Times New Roman"/>
          <w:lang w:val="en-GB"/>
        </w:rPr>
        <w:t xml:space="preserve">the likelihood of polyandry </w:t>
      </w:r>
      <w:r w:rsidR="00F065A8" w:rsidRPr="002A3B2A">
        <w:rPr>
          <w:rFonts w:ascii="Times New Roman" w:hAnsi="Times New Roman" w:cs="Times New Roman"/>
          <w:lang w:val="en-GB"/>
        </w:rPr>
        <w:t>and egg size would be inversely associated with lay date</w:t>
      </w:r>
      <w:r w:rsidR="00CB7D0F" w:rsidRPr="002A3B2A">
        <w:rPr>
          <w:rFonts w:ascii="Times New Roman" w:hAnsi="Times New Roman" w:cs="Times New Roman"/>
          <w:lang w:val="en-GB"/>
        </w:rPr>
        <w:t>: early breeding female</w:t>
      </w:r>
      <w:r w:rsidR="00BF4A81" w:rsidRPr="002A3B2A">
        <w:rPr>
          <w:rFonts w:ascii="Times New Roman" w:hAnsi="Times New Roman" w:cs="Times New Roman"/>
          <w:lang w:val="en-GB"/>
        </w:rPr>
        <w:t>s</w:t>
      </w:r>
      <w:r w:rsidR="00CB7D0F" w:rsidRPr="002A3B2A">
        <w:rPr>
          <w:rFonts w:ascii="Times New Roman" w:hAnsi="Times New Roman" w:cs="Times New Roman"/>
          <w:lang w:val="en-GB"/>
        </w:rPr>
        <w:t xml:space="preserve"> would have the highest rates of seasonal polyandry and would also lay the smallest eggs.</w:t>
      </w:r>
    </w:p>
    <w:p w14:paraId="329D3FAE" w14:textId="5DBED687" w:rsidR="00CA5A9D" w:rsidRPr="002A3B2A" w:rsidRDefault="00CA5A9D" w:rsidP="00E13C34">
      <w:pPr>
        <w:suppressLineNumbers/>
        <w:spacing w:line="360" w:lineRule="auto"/>
        <w:jc w:val="both"/>
        <w:rPr>
          <w:rFonts w:ascii="Times New Roman" w:hAnsi="Times New Roman" w:cs="Times New Roman"/>
          <w:lang w:val="en-GB"/>
        </w:rPr>
      </w:pPr>
    </w:p>
    <w:p w14:paraId="46034442" w14:textId="4A04F366"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MATERIALS AND METHODS (</w:t>
      </w:r>
      <w:r w:rsidR="002A3B2A">
        <w:rPr>
          <w:rFonts w:ascii="Times New Roman" w:hAnsi="Times New Roman" w:cs="Times New Roman"/>
          <w:lang w:val="en-GB"/>
        </w:rPr>
        <w:t>X</w:t>
      </w:r>
      <w:r w:rsidRPr="002A3B2A">
        <w:rPr>
          <w:rFonts w:ascii="Times New Roman" w:hAnsi="Times New Roman" w:cs="Times New Roman"/>
          <w:lang w:val="en-GB"/>
        </w:rPr>
        <w:t xml:space="preserve"> words)</w:t>
      </w:r>
    </w:p>
    <w:p w14:paraId="065E7F62" w14:textId="77777777" w:rsidR="005B1853" w:rsidRPr="002A3B2A" w:rsidRDefault="005B1853" w:rsidP="002A3B2A">
      <w:pPr>
        <w:spacing w:line="360" w:lineRule="auto"/>
        <w:jc w:val="both"/>
        <w:rPr>
          <w:rFonts w:ascii="Times New Roman" w:hAnsi="Times New Roman" w:cs="Times New Roman"/>
          <w:iCs/>
          <w:lang w:val="en-GB"/>
        </w:rPr>
      </w:pPr>
      <w:r w:rsidRPr="002A3B2A">
        <w:rPr>
          <w:rFonts w:ascii="Times New Roman" w:hAnsi="Times New Roman" w:cs="Times New Roman"/>
          <w:i/>
          <w:iCs/>
          <w:lang w:val="en-GB"/>
        </w:rPr>
        <w:t>Data collection</w:t>
      </w:r>
    </w:p>
    <w:p w14:paraId="72497930" w14:textId="4F4620D3"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We studied the reproductive effort </w:t>
      </w:r>
      <w:r w:rsidR="00996854" w:rsidRPr="002A3B2A">
        <w:rPr>
          <w:rFonts w:ascii="Times New Roman" w:hAnsi="Times New Roman" w:cs="Times New Roman"/>
          <w:lang w:val="en-GB"/>
        </w:rPr>
        <w:t xml:space="preserve">and breeding schedules </w:t>
      </w:r>
      <w:r w:rsidRPr="002A3B2A">
        <w:rPr>
          <w:rFonts w:ascii="Times New Roman" w:hAnsi="Times New Roman" w:cs="Times New Roman"/>
          <w:lang w:val="en-GB"/>
        </w:rPr>
        <w:t>of female snowy plovers</w:t>
      </w:r>
      <w:r w:rsidR="00F6376C" w:rsidRPr="002A3B2A">
        <w:rPr>
          <w:rFonts w:ascii="Times New Roman" w:hAnsi="Times New Roman" w:cs="Times New Roman"/>
          <w:lang w:val="en-GB"/>
        </w:rPr>
        <w:t xml:space="preserve"> (Fig</w:t>
      </w:r>
      <w:r w:rsidR="00494736">
        <w:rPr>
          <w:rFonts w:ascii="Times New Roman" w:hAnsi="Times New Roman" w:cs="Times New Roman"/>
          <w:lang w:val="en-GB"/>
        </w:rPr>
        <w:t>.</w:t>
      </w:r>
      <w:r w:rsidR="00F6376C" w:rsidRPr="002A3B2A">
        <w:rPr>
          <w:rFonts w:ascii="Times New Roman" w:hAnsi="Times New Roman" w:cs="Times New Roman"/>
          <w:lang w:val="en-GB"/>
        </w:rPr>
        <w:t xml:space="preserve"> 1a)</w:t>
      </w:r>
      <w:r w:rsidRPr="002A3B2A">
        <w:rPr>
          <w:rFonts w:ascii="Times New Roman" w:hAnsi="Times New Roman" w:cs="Times New Roman"/>
          <w:lang w:val="en-GB"/>
        </w:rPr>
        <w:t xml:space="preserve"> at Bahía de Ceuta – an important breeding site located on the coast of Sinaloa, northwest Mexico (23</w:t>
      </w:r>
      <w:r w:rsidRPr="002A3B2A">
        <w:rPr>
          <w:rFonts w:ascii="Times New Roman" w:hAnsi="Times New Roman" w:cs="Times New Roman"/>
          <w:vertAlign w:val="superscript"/>
          <w:lang w:val="en-GB"/>
        </w:rPr>
        <w:t>o</w:t>
      </w:r>
      <w:r w:rsidRPr="002A3B2A">
        <w:rPr>
          <w:rFonts w:ascii="Times New Roman" w:hAnsi="Times New Roman" w:cs="Times New Roman"/>
          <w:lang w:val="en-GB"/>
        </w:rPr>
        <w:t>54’N, 106</w:t>
      </w:r>
      <w:r w:rsidRPr="002A3B2A">
        <w:rPr>
          <w:rFonts w:ascii="Times New Roman" w:hAnsi="Times New Roman" w:cs="Times New Roman"/>
          <w:vertAlign w:val="superscript"/>
          <w:lang w:val="en-GB"/>
        </w:rPr>
        <w:t>o</w:t>
      </w:r>
      <w:r w:rsidRPr="002A3B2A">
        <w:rPr>
          <w:rFonts w:ascii="Times New Roman" w:hAnsi="Times New Roman" w:cs="Times New Roman"/>
          <w:lang w:val="en-GB"/>
        </w:rPr>
        <w:t xml:space="preserve">57’W). Details on the study site and population are provided elsewhere (e.g.,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&lt;citation&gt;&lt;priority&gt;24&lt;/priority&gt;&lt;uuid&gt;609F67DE-230F-42D3-BB21-6E2FC62ACEEC&lt;/uuid&gt;&lt;publications&gt;&lt;publication&gt;&lt;subtype&gt;400&lt;/subtype&gt;&lt;title&gt;The plight of a plover: Viability of an important snowy plover population with flexible brood care in Mexico&lt;/title&gt;&lt;volume&gt;209&lt;/volume&gt;&lt;publication_date&gt;99201700001200000000200000&lt;/publication_date&gt;&lt;uuid&gt;70F5C4F6-6704-4B47-8960-245FE289AEB7&lt;/uuid&gt;&lt;type&gt;400&lt;/type&gt;&lt;startpage&gt;440-448&lt;/startpage&gt;&lt;bundle&gt;&lt;publication&gt;&lt;title&gt;Biological Conservation&lt;/title&gt;&lt;uuid&gt;9FB9F4EE-F362-4A7A-B9A7-1B743D9EF261&lt;/uuid&gt;&lt;subtype&gt;-100&lt;/subtype&gt;&lt;type&gt;-100&lt;/type&gt;&lt;/publication&gt;&lt;/bundle&gt;&lt;authors&gt;&lt;author&gt;&lt;lastName&gt;Cruz-López&lt;/lastName&gt;&lt;firstName&gt;Medardo&lt;/firstName&gt;&lt;/author&gt;&lt;author&gt;&lt;lastName&gt;Eberhart-Phillips&lt;/lastName&gt;&lt;firstName&gt;Luke&lt;/firstName&gt;&lt;middleNames&gt;J&lt;/middleNames&gt;&lt;/author&gt;&lt;author&gt;&lt;lastName&gt;Fernández&lt;/lastName&gt;&lt;firstName&gt;Guillermo&lt;/firstName&gt;&lt;/author&gt;&lt;author&gt;&lt;lastName&gt;Beamonte-Barrientos&lt;/lastName&gt;&lt;firstName&gt;Réne&lt;/firstName&gt;&lt;/author&gt;&lt;author&gt;&lt;lastName&gt;Székely&lt;/lastName&gt;&lt;firstName&gt;Tamás&lt;/firstName&gt;&lt;/author&gt;&lt;author&gt;&lt;lastName&gt;Serrano-Meneses&lt;/lastName&gt;&lt;firstName&gt;Martín&lt;/firstName&gt;&lt;middleNames&gt;A&lt;/middleNames&gt;&lt;/author&gt;&lt;author&gt;&lt;lastName&gt;Küpper&lt;/lastName&gt;&lt;firstName&gt;Clemens&lt;/firstName&gt;&lt;/author&gt;&lt;/authors&gt;&lt;/publication&gt;&lt;publication&gt;&lt;subtype&gt;400&lt;/subtype&gt;&lt;title&gt;CeutaOPEN, individual-based field observations of breeding snowy plovers Charadrius nivosus&lt;/title&gt;&lt;volume&gt;7&lt;/volume&gt;&lt;publication_date&gt;99202000001200000000200000&lt;/publication_date&gt;&lt;uuid&gt;B9E2646B-503E-448B-BF93-F106B80243CB&lt;/uuid&gt;&lt;type&gt;400&lt;/type&gt;&lt;number&gt;1&lt;/number&gt;&lt;startpage&gt;149&lt;/startpage&gt;&lt;bundle&gt;&lt;publication&gt;&lt;title&gt;Scientific Data&lt;/title&gt;&lt;uuid&gt;71C596FC-C010-4F34-B767-98E33DD93EEA&lt;/uuid&gt;&lt;subtype&gt;-100&lt;/subtype&gt;&lt;type&gt;-100&lt;/type&gt;&lt;/publication&gt;&lt;/bundl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Cruz-López </w:t>
      </w:r>
      <w:r w:rsidR="00472B4F">
        <w:rPr>
          <w:rFonts w:ascii="Times New Roman" w:hAnsi="Times New Roman" w:cs="Times New Roman"/>
          <w:i/>
          <w:iCs/>
        </w:rPr>
        <w:t>et al.</w:t>
      </w:r>
      <w:r w:rsidR="00472B4F">
        <w:rPr>
          <w:rFonts w:ascii="Times New Roman" w:hAnsi="Times New Roman" w:cs="Times New Roman"/>
        </w:rPr>
        <w:t xml:space="preserve">, 2017a; Eberhart-Phillips </w:t>
      </w:r>
      <w:r w:rsidR="00472B4F">
        <w:rPr>
          <w:rFonts w:ascii="Times New Roman" w:hAnsi="Times New Roman" w:cs="Times New Roman"/>
          <w:i/>
          <w:iCs/>
        </w:rPr>
        <w:t>et al.</w:t>
      </w:r>
      <w:r w:rsidR="00472B4F">
        <w:rPr>
          <w:rFonts w:ascii="Times New Roman" w:hAnsi="Times New Roman" w:cs="Times New Roman"/>
        </w:rPr>
        <w:t>, 2020a)</w:t>
      </w:r>
      <w:r w:rsidR="005E3F2A">
        <w:rPr>
          <w:rFonts w:ascii="Times New Roman" w:hAnsi="Times New Roman" w:cs="Times New Roman"/>
        </w:rPr>
        <w:fldChar w:fldCharType="end"/>
      </w:r>
      <w:r w:rsidRPr="002A3B2A">
        <w:rPr>
          <w:rFonts w:ascii="Times New Roman" w:hAnsi="Times New Roman" w:cs="Times New Roman"/>
          <w:lang w:val="en-GB"/>
        </w:rPr>
        <w:t xml:space="preserve">. In brief, we annually monitored breeding birds from mid-April until early July, and collected mark-recapture data following the methods described in </w:t>
      </w:r>
      <w:commentRangeStart w:id="80"/>
      <w:r w:rsidR="005E3F2A">
        <w:rPr>
          <w:rFonts w:ascii="Times New Roman" w:hAnsi="Times New Roman" w:cs="Times New Roman"/>
          <w:lang w:val="en-GB"/>
        </w:rPr>
        <w:fldChar w:fldCharType="begin"/>
      </w:r>
      <w:r w:rsidR="00472B4F">
        <w:rPr>
          <w:rFonts w:ascii="Times New Roman" w:hAnsi="Times New Roman" w:cs="Times New Roman"/>
          <w:lang w:val="en-GB"/>
        </w:rPr>
        <w:instrText xml:space="preserve"> ADDIN PAPERS2_CITATIONS &lt;citation&gt;&lt;priority&gt;25&lt;/priority&gt;&lt;uuid&gt;B9BAFB0E-B140-4277-9974-E0142F661F13&lt;/uuid&gt;&lt;publications&gt;&lt;publication&gt;&lt;subtype&gt;400&lt;/subtype&gt;&lt;title&gt;Practical guide for investigating breeding ecology of Kentish plover Charadrius alexandrinus&lt;/title&gt;&lt;publication_date&gt;99200600001200000000200000&lt;/publication_date&gt;&lt;uuid&gt;B0F4BB50-D055-4974-B67B-862CC99932E6&lt;/uuid&gt;&lt;type&gt;400&lt;/type&gt;&lt;subtitle&gt;Version 1&lt;/subtitle&gt;&lt;bundle&gt;&lt;publication&gt;&lt;title&gt;University of Bath&lt;/title&gt;&lt;uuid&gt;A8C5D8FE-5981-47F1-BA3F-8A08F15DAA27&lt;/uuid&gt;&lt;subtype&gt;-100&lt;/subtype&gt;&lt;type&gt;-100&lt;/type&gt;&lt;/publication&gt;&lt;/bundle&gt;&lt;authors&gt;&lt;author&gt;&lt;lastName&gt;Székely&lt;/lastName&gt;&lt;firstName&gt;Tamás&lt;/firstName&gt;&lt;/author&gt;&lt;author&gt;&lt;lastName&gt;Kosztolányi&lt;/lastName&gt;&lt;firstName&gt;András&lt;/firstName&gt;&lt;/author&gt;&lt;/authors&gt;&lt;/publication&gt;&lt;/publications&gt;&lt;cites&gt;&lt;/cites&gt;&lt;/citation&gt;</w:instrText>
      </w:r>
      <w:r w:rsidR="005E3F2A">
        <w:rPr>
          <w:rFonts w:ascii="Times New Roman" w:hAnsi="Times New Roman" w:cs="Times New Roman"/>
          <w:lang w:val="en-GB"/>
        </w:rPr>
        <w:fldChar w:fldCharType="separate"/>
      </w:r>
      <w:r w:rsidR="00472B4F">
        <w:rPr>
          <w:rFonts w:ascii="Times New Roman" w:hAnsi="Times New Roman" w:cs="Times New Roman"/>
        </w:rPr>
        <w:t>(Székely &amp; Kosztolányi, 2006)</w:t>
      </w:r>
      <w:r w:rsidR="005E3F2A">
        <w:rPr>
          <w:rFonts w:ascii="Times New Roman" w:hAnsi="Times New Roman" w:cs="Times New Roman"/>
          <w:lang w:val="en-GB"/>
        </w:rPr>
        <w:fldChar w:fldCharType="end"/>
      </w:r>
      <w:commentRangeEnd w:id="80"/>
      <w:r w:rsidR="00CC7413">
        <w:rPr>
          <w:rStyle w:val="CommentReference"/>
          <w:rFonts w:ascii="Times New Roman" w:eastAsia="Times New Roman" w:hAnsi="Times New Roman" w:cs="Times New Roman"/>
        </w:rPr>
        <w:commentReference w:id="80"/>
      </w:r>
      <w:r w:rsidRPr="002A3B2A">
        <w:rPr>
          <w:rFonts w:ascii="Times New Roman" w:hAnsi="Times New Roman" w:cs="Times New Roman"/>
          <w:lang w:val="en-GB"/>
        </w:rPr>
        <w:t>. We exhaustively searched for nests using telescopes and mobile hides to minimize disturbance. Upon finding a nest, we measured each eggs’ length and width to the nearest tenth of a mm to determine egg size</w:t>
      </w:r>
      <w:r w:rsidR="00F6376C" w:rsidRPr="002A3B2A">
        <w:rPr>
          <w:rFonts w:ascii="Times New Roman" w:hAnsi="Times New Roman" w:cs="Times New Roman"/>
          <w:lang w:val="en-GB"/>
        </w:rPr>
        <w:t xml:space="preserve"> (Fig</w:t>
      </w:r>
      <w:ins w:id="81" w:author="Clemens" w:date="2021-05-05T13:40:00Z">
        <w:r w:rsidR="00E414F3">
          <w:rPr>
            <w:rFonts w:ascii="Times New Roman" w:hAnsi="Times New Roman" w:cs="Times New Roman"/>
            <w:lang w:val="en-GB"/>
          </w:rPr>
          <w:t>s</w:t>
        </w:r>
      </w:ins>
      <w:del w:id="82" w:author="Clemens" w:date="2021-05-05T13:39:00Z">
        <w:r w:rsidR="00F6376C" w:rsidRPr="002A3B2A" w:rsidDel="00E414F3">
          <w:rPr>
            <w:rFonts w:ascii="Times New Roman" w:hAnsi="Times New Roman" w:cs="Times New Roman"/>
            <w:lang w:val="en-GB"/>
          </w:rPr>
          <w:delText>ure</w:delText>
        </w:r>
      </w:del>
      <w:ins w:id="83" w:author="Clemens" w:date="2021-05-05T13:39:00Z">
        <w:r w:rsidR="00E414F3">
          <w:rPr>
            <w:rFonts w:ascii="Times New Roman" w:hAnsi="Times New Roman" w:cs="Times New Roman"/>
            <w:lang w:val="en-GB"/>
          </w:rPr>
          <w:t>.</w:t>
        </w:r>
      </w:ins>
      <w:del w:id="84" w:author="Clemens" w:date="2021-05-05T13:39:00Z">
        <w:r w:rsidR="00F6376C" w:rsidRPr="002A3B2A" w:rsidDel="00E414F3">
          <w:rPr>
            <w:rFonts w:ascii="Times New Roman" w:hAnsi="Times New Roman" w:cs="Times New Roman"/>
            <w:lang w:val="en-GB"/>
          </w:rPr>
          <w:delText>s</w:delText>
        </w:r>
      </w:del>
      <w:r w:rsidR="00F6376C" w:rsidRPr="002A3B2A">
        <w:rPr>
          <w:rFonts w:ascii="Times New Roman" w:hAnsi="Times New Roman" w:cs="Times New Roman"/>
          <w:lang w:val="en-GB"/>
        </w:rPr>
        <w:t xml:space="preserve"> 1</w:t>
      </w:r>
      <w:r w:rsidR="00C621B9">
        <w:rPr>
          <w:rFonts w:ascii="Times New Roman" w:hAnsi="Times New Roman" w:cs="Times New Roman"/>
          <w:lang w:val="en-GB"/>
        </w:rPr>
        <w:t>a, b</w:t>
      </w:r>
      <w:r w:rsidR="00F6376C" w:rsidRPr="002A3B2A">
        <w:rPr>
          <w:rFonts w:ascii="Times New Roman" w:hAnsi="Times New Roman" w:cs="Times New Roman"/>
          <w:lang w:val="en-GB"/>
        </w:rPr>
        <w:t>)</w:t>
      </w:r>
      <w:r w:rsidRPr="002A3B2A">
        <w:rPr>
          <w:rFonts w:ascii="Times New Roman" w:hAnsi="Times New Roman" w:cs="Times New Roman"/>
          <w:lang w:val="en-GB"/>
        </w:rPr>
        <w:t xml:space="preserve">. Using these egg dimensions, we calculated egg volume </w:t>
      </w:r>
      <w:r w:rsidR="00F6376C" w:rsidRPr="002A3B2A">
        <w:rPr>
          <w:rFonts w:ascii="Times New Roman" w:hAnsi="Times New Roman" w:cs="Times New Roman"/>
          <w:lang w:val="en-GB"/>
        </w:rPr>
        <w:t>(Fig</w:t>
      </w:r>
      <w:ins w:id="85" w:author="Clemens" w:date="2021-05-05T13:39:00Z">
        <w:r w:rsidR="00E414F3">
          <w:rPr>
            <w:rFonts w:ascii="Times New Roman" w:hAnsi="Times New Roman" w:cs="Times New Roman"/>
            <w:lang w:val="en-GB"/>
          </w:rPr>
          <w:t>.</w:t>
        </w:r>
      </w:ins>
      <w:del w:id="86" w:author="Clemens" w:date="2021-05-05T13:39:00Z">
        <w:r w:rsidR="00F6376C" w:rsidRPr="002A3B2A" w:rsidDel="00E414F3">
          <w:rPr>
            <w:rFonts w:ascii="Times New Roman" w:hAnsi="Times New Roman" w:cs="Times New Roman"/>
            <w:lang w:val="en-GB"/>
          </w:rPr>
          <w:delText>ure</w:delText>
        </w:r>
      </w:del>
      <w:r w:rsidR="00F6376C" w:rsidRPr="002A3B2A">
        <w:rPr>
          <w:rFonts w:ascii="Times New Roman" w:hAnsi="Times New Roman" w:cs="Times New Roman"/>
          <w:lang w:val="en-GB"/>
        </w:rPr>
        <w:t xml:space="preserve"> 1</w:t>
      </w:r>
      <w:r w:rsidR="00C621B9">
        <w:rPr>
          <w:rFonts w:ascii="Times New Roman" w:hAnsi="Times New Roman" w:cs="Times New Roman"/>
          <w:lang w:val="en-GB"/>
        </w:rPr>
        <w:t>c</w:t>
      </w:r>
      <w:r w:rsidR="00F6376C" w:rsidRPr="002A3B2A">
        <w:rPr>
          <w:rFonts w:ascii="Times New Roman" w:hAnsi="Times New Roman" w:cs="Times New Roman"/>
          <w:lang w:val="en-GB"/>
        </w:rPr>
        <w:t xml:space="preserve">) </w:t>
      </w:r>
      <w:r w:rsidRPr="002A3B2A">
        <w:rPr>
          <w:rFonts w:ascii="Times New Roman" w:hAnsi="Times New Roman" w:cs="Times New Roman"/>
          <w:lang w:val="en-GB"/>
        </w:rPr>
        <w:t xml:space="preserve">following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&lt;citation&gt;&lt;priority&gt;26&lt;/priority&gt;&lt;uuid&gt;77F6F59C-466F-4BB3-88B0-EAB5DE2B9096&lt;/uuid&gt;&lt;publications&gt;&lt;publication&gt;&lt;subtype&gt;400&lt;/subtype&gt;&lt;title&gt;Practical Methods of Estimating Volume and Fresh Weight of Bird Eggs&lt;/title&gt;&lt;volume&gt;96&lt;/volume&gt;&lt;publication_date&gt;99197900001200000000200000&lt;/publication_date&gt;&lt;uuid&gt;A16D39E5-8941-4027-87E2-F1F3D271DAAB&lt;/uuid&gt;&lt;type&gt;400&lt;/type&gt;&lt;number&gt;1&lt;/number&gt;&lt;startpage&gt;73-77&lt;/startpage&gt;&lt;bundle&gt;&lt;publication&gt;&lt;title&gt;The Auk&lt;/title&gt;&lt;uuid&gt;1CEC287D-66AC-4AC1-BFAD-2B6FDB608C13&lt;/uuid&gt;&lt;subtype&gt;-100&lt;/subtype&gt;&lt;publisher&gt;Ornithological Societies North America&lt;/publisher&gt;&lt;type&gt;-100&lt;/type&gt;&lt;/publication&gt;&lt;/bundle&gt;&lt;authors&gt;&lt;author&gt;&lt;lastName&gt;Hoyt&lt;/lastName&gt;&lt;firstName&gt;Donald&lt;/firstName&gt;&lt;middleNames&gt;F&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(Hoyt, 1979)</w:t>
      </w:r>
      <w:r w:rsidR="005E3F2A">
        <w:rPr>
          <w:rFonts w:ascii="Times New Roman" w:hAnsi="Times New Roman" w:cs="Times New Roman"/>
        </w:rPr>
        <w:fldChar w:fldCharType="end"/>
      </w:r>
      <w:r w:rsidRPr="002A3B2A">
        <w:rPr>
          <w:rFonts w:ascii="Times New Roman" w:hAnsi="Times New Roman" w:cs="Times New Roman"/>
          <w:lang w:val="en-GB"/>
        </w:rPr>
        <w:t xml:space="preserve"> as:</w:t>
      </w:r>
    </w:p>
    <w:p w14:paraId="07BB152F" w14:textId="77777777" w:rsidR="005B1853" w:rsidRPr="002A3B2A" w:rsidRDefault="005B1853" w:rsidP="002A3B2A">
      <w:pPr>
        <w:spacing w:before="120" w:after="120" w:line="360" w:lineRule="auto"/>
        <w:jc w:val="both"/>
        <w:rPr>
          <w:rFonts w:ascii="Times New Roman" w:hAnsi="Times New Roman" w:cs="Times New Roman"/>
          <w:lang w:val="en-GB"/>
        </w:rPr>
      </w:pPr>
      <w:r w:rsidRPr="002A3B2A">
        <w:rPr>
          <w:rFonts w:ascii="Times New Roman" w:hAnsi="Times New Roman" w:cs="Times New Roman"/>
          <w:lang w:val="en-GB"/>
        </w:rPr>
        <w:t>Eq. 1</w:t>
      </w:r>
      <w:r w:rsidRPr="002A3B2A">
        <w:rPr>
          <w:rFonts w:ascii="Times New Roman" w:hAnsi="Times New Roman" w:cs="Times New Roman"/>
          <w:lang w:val="en-GB"/>
        </w:rPr>
        <w:tab/>
      </w:r>
      <w:r w:rsidRPr="002A3B2A">
        <w:rPr>
          <w:rFonts w:ascii="Times New Roman" w:hAnsi="Times New Roman" w:cs="Times New Roman"/>
          <w:lang w:val="en-GB"/>
        </w:rPr>
        <w:tab/>
      </w:r>
      <w:r w:rsidRPr="002A3B2A">
        <w:rPr>
          <w:rFonts w:ascii="Times New Roman" w:hAnsi="Times New Roman" w:cs="Times New Roman"/>
          <w:lang w:val="en-GB"/>
        </w:rPr>
        <w:tab/>
      </w:r>
      <w:r w:rsidRPr="002A3B2A">
        <w:rPr>
          <w:rFonts w:ascii="Times New Roman" w:hAnsi="Times New Roman" w:cs="Times New Roman"/>
          <w:lang w:val="en-GB"/>
        </w:rPr>
        <w:tab/>
      </w:r>
      <m:oMath>
        <m:r>
          <w:rPr>
            <w:rFonts w:ascii="Cambria Math" w:hAnsi="Cambria Math" w:cs="Times New Roman"/>
            <w:lang w:val="en-GB"/>
          </w:rPr>
          <m:t xml:space="preserve">egg volume= K × length × </m:t>
        </m:r>
        <m:sSup>
          <m:sSupPr>
            <m:ctrlPr>
              <w:rPr>
                <w:rFonts w:ascii="Cambria Math" w:hAnsi="Cambria Math" w:cs="Times New Roman"/>
                <w:i/>
                <w:lang w:val="en-GB"/>
              </w:rPr>
            </m:ctrlPr>
          </m:sSupPr>
          <m:e>
            <m:r>
              <w:rPr>
                <w:rFonts w:ascii="Cambria Math" w:hAnsi="Cambria Math" w:cs="Times New Roman"/>
                <w:lang w:val="en-GB"/>
              </w:rPr>
              <m:t>width</m:t>
            </m:r>
          </m:e>
          <m:sup>
            <m:r>
              <w:rPr>
                <w:rFonts w:ascii="Cambria Math" w:hAnsi="Cambria Math" w:cs="Times New Roman"/>
                <w:lang w:val="en-GB"/>
              </w:rPr>
              <m:t>2</m:t>
            </m:r>
          </m:sup>
        </m:sSup>
      </m:oMath>
      <w:r w:rsidRPr="002A3B2A">
        <w:rPr>
          <w:rFonts w:ascii="Times New Roman" w:hAnsi="Times New Roman" w:cs="Times New Roman"/>
          <w:lang w:val="en-GB"/>
        </w:rPr>
        <w:t>,</w:t>
      </w:r>
    </w:p>
    <w:p w14:paraId="2F287189" w14:textId="30533EB8"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where </w:t>
      </w:r>
      <w:r w:rsidRPr="002A3B2A">
        <w:rPr>
          <w:rFonts w:ascii="Times New Roman" w:hAnsi="Times New Roman" w:cs="Times New Roman"/>
          <w:i/>
          <w:iCs/>
          <w:lang w:val="en-GB"/>
        </w:rPr>
        <w:t>K</w:t>
      </w:r>
      <w:r w:rsidRPr="002A3B2A">
        <w:rPr>
          <w:rFonts w:ascii="Times New Roman" w:hAnsi="Times New Roman" w:cs="Times New Roman"/>
          <w:lang w:val="en-GB"/>
        </w:rPr>
        <w:t xml:space="preserve"> is 0.486, a volume-index constant for snowy plovers determined by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&lt;citation&gt;&lt;priority&gt;27&lt;/priority&gt;&lt;uuid&gt;F01CAEA4-ABD5-4325-BC93-8068F58FA786&lt;/uuid&gt;&lt;publications&gt;&lt;publication&gt;&lt;subtype&gt;400&lt;/subtype&gt;&lt;title&gt;The Volume of Snowy Plover Eggs (El Volumen de los Huevos de Charadrius alexandrinus)&lt;/title&gt;&lt;url&gt;https://www.jstor.org/stable/4513895?casa_token=wCn9Z4GZ0IkAAAAA:CcW3mifEtWqz3sVm-k3P8wu_wtbcNsZdyU--QPdeF9cpoPgJkfSowaGgOHpdSbFXIoc5-vn-HMEXpKRif_QgpRD-bS9JkNo28mJIlp3AYVd5Y5r6pADU&lt;/url&gt;&lt;volume&gt;65&lt;/volume&gt;&lt;publication_date&gt;99199400001200000000200000&lt;/publication_date&gt;&lt;uuid&gt;5FC8E461-B41C-45D7-A118-015C385FB1F0&lt;/uuid&gt;&lt;type&gt;400&lt;/type&gt;&lt;number&gt;1&lt;/number&gt;&lt;startpage&gt;60&lt;/startpage&gt;&lt;endpage&gt;64&lt;/endpage&gt;&lt;bundle&gt;&lt;publication&gt;&lt;title&gt;Journal of Field Ornithology&lt;/title&gt;&lt;uuid&gt;E585A3F0-7186-4A07-8B1F-57D4C6077B98&lt;/uuid&gt;&lt;subtype&gt;-100&lt;/subtype&gt;&lt;publisher&gt;Wiley/Blackwell (10.1111)&lt;/publisher&gt;&lt;type&gt;-100&lt;/type&gt;&lt;/publication&gt;&lt;/bundle&gt;&lt;authors&gt;&lt;author&gt;&lt;lastName&gt;Székely&lt;/lastName&gt;&lt;firstName&gt;T&lt;/firstName&gt;&lt;/author&gt;&lt;author&gt;&lt;lastName&gt;Kozma&lt;/lastName&gt;&lt;firstName&gt;J&lt;/firstName&gt;&lt;/author&gt;&lt;author&gt;&lt;lastName&gt;Piti&lt;/lastName&gt;&lt;firstName&gt;A&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(Székely </w:t>
      </w:r>
      <w:r w:rsidR="00472B4F">
        <w:rPr>
          <w:rFonts w:ascii="Times New Roman" w:hAnsi="Times New Roman" w:cs="Times New Roman"/>
          <w:i/>
          <w:iCs/>
        </w:rPr>
        <w:t>et al.</w:t>
      </w:r>
      <w:r w:rsidR="00472B4F">
        <w:rPr>
          <w:rFonts w:ascii="Times New Roman" w:hAnsi="Times New Roman" w:cs="Times New Roman"/>
        </w:rPr>
        <w:t>, 1994)</w:t>
      </w:r>
      <w:r w:rsidR="005E3F2A">
        <w:rPr>
          <w:rFonts w:ascii="Times New Roman" w:hAnsi="Times New Roman" w:cs="Times New Roman"/>
        </w:rPr>
        <w:fldChar w:fldCharType="end"/>
      </w:r>
      <w:r w:rsidRPr="002A3B2A">
        <w:rPr>
          <w:rFonts w:ascii="Times New Roman" w:hAnsi="Times New Roman" w:cs="Times New Roman"/>
          <w:lang w:val="en-GB"/>
        </w:rPr>
        <w:t xml:space="preserve"> through the use of an egg volumeter</w:t>
      </w:r>
      <w:r w:rsidR="005B3D5C">
        <w:rPr>
          <w:rFonts w:ascii="Times New Roman" w:hAnsi="Times New Roman" w:cs="Times New Roman"/>
          <w:lang w:val="en-GB"/>
        </w:rPr>
        <w:t xml:space="preserv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&lt;citation&gt;&lt;priority&gt;28&lt;/priority&gt;&lt;uuid&gt;4E5F4849-1C06-4378-90D1-3ABB8AD825E7&lt;/uuid&gt;&lt;publications&gt;&lt;publication&gt;&lt;subtype&gt;400&lt;/subtype&gt;&lt;title&gt;Apparatus for the Study of Incubated Bird Eggs&lt;/title&gt;&lt;volume&gt;18&lt;/volume&gt;&lt;publication_date&gt;99195400001200000000200000&lt;/publication_date&gt;&lt;uuid&gt;44EA7207-A1DC-4117-9A24-5CD926118AD8&lt;/uuid&gt;&lt;type&gt;400&lt;/type&gt;&lt;number&gt;2&lt;/number&gt;&lt;startpage&gt;191-198&lt;/startpage&gt;&lt;bundle&gt;&lt;publication&gt;&lt;title&gt;The Journal of Wildlife Management&lt;/title&gt;&lt;uuid&gt;241C5464-34FD-4F19-BBE5-0D2D7582FC45&lt;/uuid&gt;&lt;subtype&gt;-100&lt;/subtype&gt;&lt;publisher&gt;Blackwell Publishing Ltd&lt;/publisher&gt;&lt;type&gt;-100&lt;/type&gt;&lt;/publication&gt;&lt;/bundle&gt;&lt;authors&gt;&lt;author&gt;&lt;lastName&gt;Hanson&lt;/lastName&gt;&lt;firstName&gt;Harold&lt;/firstName&gt;&lt;middleNames&gt;C&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(Hanson, 1954)</w:t>
      </w:r>
      <w:r w:rsidR="005E3F2A">
        <w:rPr>
          <w:rFonts w:ascii="Times New Roman" w:hAnsi="Times New Roman" w:cs="Times New Roman"/>
        </w:rPr>
        <w:fldChar w:fldCharType="end"/>
      </w:r>
      <w:r w:rsidRPr="002A3B2A">
        <w:rPr>
          <w:rFonts w:ascii="Times New Roman" w:hAnsi="Times New Roman" w:cs="Times New Roman"/>
          <w:lang w:val="en-GB"/>
        </w:rPr>
        <w:t xml:space="preserve">. </w:t>
      </w:r>
      <w:r w:rsidR="00DC6747" w:rsidRPr="002A3B2A">
        <w:rPr>
          <w:rFonts w:ascii="Times New Roman" w:hAnsi="Times New Roman" w:cs="Times New Roman"/>
          <w:lang w:val="en-GB"/>
        </w:rPr>
        <w:t xml:space="preserve"> </w:t>
      </w:r>
      <w:r w:rsidRPr="002A3B2A">
        <w:rPr>
          <w:rFonts w:ascii="Times New Roman" w:hAnsi="Times New Roman" w:cs="Times New Roman"/>
          <w:lang w:val="en-GB"/>
        </w:rPr>
        <w:t xml:space="preserve">The modal clutch size of snowy plovers is three (87%) and is the maximum number of eggs we have observed in this population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&lt;citation&gt;&lt;priority&gt;29&lt;/priority&gt;&lt;uuid&gt;D5B7EF49-1042-4531-A603-7B4BA275977E&lt;/uuid&gt;&lt;publications&gt;&lt;publication&gt;&lt;subtype&gt;400&lt;/subtype&gt;&lt;title&gt;CeutaOPEN v1.5. Open Science Framework&lt;/title&gt;&lt;publication_date&gt;99202000001200000000200000&lt;/publication_date&gt;&lt;uuid&gt;8A266B17-C74A-4B9D-B165-51979E476393&lt;/uuid&gt;&lt;type&gt;400&lt;/typ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2020b)</w:t>
      </w:r>
      <w:r w:rsidR="005E3F2A">
        <w:rPr>
          <w:rFonts w:ascii="Times New Roman" w:hAnsi="Times New Roman" w:cs="Times New Roman"/>
        </w:rPr>
        <w:fldChar w:fldCharType="end"/>
      </w:r>
      <w:r w:rsidRPr="002A3B2A">
        <w:rPr>
          <w:rFonts w:ascii="Times New Roman" w:hAnsi="Times New Roman" w:cs="Times New Roman"/>
          <w:lang w:val="en-GB"/>
        </w:rPr>
        <w:t xml:space="preserve">. We regularly checked incomplete nests until the clutch was completed and assigned the age of these nests according to the lay date of the last </w:t>
      </w:r>
      <w:r w:rsidRPr="002A3B2A">
        <w:rPr>
          <w:rFonts w:ascii="Times New Roman" w:hAnsi="Times New Roman" w:cs="Times New Roman"/>
          <w:lang w:val="en-GB"/>
        </w:rPr>
        <w:lastRenderedPageBreak/>
        <w:t xml:space="preserve">egg laid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&lt;citation&gt;&lt;priority&gt;30&lt;/priority&gt;&lt;uuid&gt;B5529D55-73B8-487C-9236-985D124A0959&lt;/uuid&gt;&lt;publications&gt;&lt;publication&gt;&lt;subtype&gt;400&lt;/subtype&gt;&lt;publisher&gt;BioMed Central&lt;/publisher&gt;&lt;title&gt;Nest initiation and flooding in response to season and semi-lunar spring tides in a ground-nesting shorebird.&lt;/title&gt;&lt;url&gt;https://frontiersinzoology.biomedcentral.com/articles/10.1186/s12983-019-0313-1&lt;/url&gt;&lt;volume&gt;16&lt;/volume&gt;&lt;publication_date&gt;99201900001200000000200000&lt;/publication_date&gt;&lt;uuid&gt;38AA2D79-9156-46CE-B5FE-DD4C64A89E93&lt;/uuid&gt;&lt;type&gt;400&lt;/type&gt;&lt;accepted_date&gt;99201904111200000000222000&lt;/accepted_date&gt;&lt;number&gt;1&lt;/number&gt;&lt;submission_date&gt;99201901251200000000222000&lt;/submission_date&gt;&lt;doi&gt;10.1186/s12983-019-0313-1&lt;/doi&gt;&lt;institution&gt;1Institute for Biology, University of Graz, Universitätsplatz 2, 8010 Graz, Austria.&lt;/institution&gt;&lt;startpage&gt;15&lt;/startpage&gt;&lt;endpage&gt;11&lt;/endpage&gt;&lt;bundle&gt;&lt;publication&gt;&lt;title&gt;Frontiers in Zoology&lt;/title&gt;&lt;uuid&gt;D7B559FE-B1F5-482F-95A0-C27A3CB4960C&lt;/uuid&gt;&lt;subtype&gt;-100&lt;/subtype&gt;&lt;publisher&gt;BioMed Central&lt;/publisher&gt;&lt;type&gt;-100&lt;/type&gt;&lt;/publication&gt;&lt;/bundle&gt;&lt;authors&gt;&lt;author&gt;&lt;lastName&gt;Plaschke&lt;/lastName&gt;&lt;firstName&gt;Silvia&lt;/firstName&gt;&lt;/author&gt;&lt;author&gt;&lt;lastName&gt;Bulla&lt;/lastName&gt;&lt;firstName&gt;Martin&lt;/firstName&gt;&lt;/author&gt;&lt;author&gt;&lt;lastName&gt;Cruz-López&lt;/lastName&gt;&lt;firstName&gt;Medardo&lt;/firstName&gt;&lt;/author&gt;&lt;author&gt;&lt;lastName&gt;Gómez del Ángel&lt;/lastName&gt;&lt;firstName&gt;Salvador&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(Plaschke </w:t>
      </w:r>
      <w:r w:rsidR="00472B4F">
        <w:rPr>
          <w:rFonts w:ascii="Times New Roman" w:hAnsi="Times New Roman" w:cs="Times New Roman"/>
          <w:i/>
          <w:iCs/>
        </w:rPr>
        <w:t>et al.</w:t>
      </w:r>
      <w:r w:rsidR="00472B4F">
        <w:rPr>
          <w:rFonts w:ascii="Times New Roman" w:hAnsi="Times New Roman" w:cs="Times New Roman"/>
        </w:rPr>
        <w:t>, 2019)</w:t>
      </w:r>
      <w:r w:rsidR="005E3F2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sidR="00407296">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If the clutch was complete upon discovery and had not been incubated longer than 10 days, we determined its lay date by floating the egg and estimating the stage of embryonic development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&lt;citation&gt;&lt;priority&gt;31&lt;/priority&gt;&lt;uuid&gt;22C9127D-22DD-411D-AA18-53A56595B0B8&lt;/uuid&gt;&lt;publications&gt;&lt;publication&gt;&lt;subtype&gt;400&lt;/subtype&gt;&lt;title&gt;Clutch and egg-size variation in the Kentish Plover (Charadrius alexandrinus) during the breeding season&lt;/title&gt;&lt;volume&gt;100&lt;/volume&gt;&lt;publication_date&gt;99199300001200000000200000&lt;/publication_date&gt;&lt;uuid&gt;A2128567-20CD-4FEA-8950-728D0DC6E424&lt;/uuid&gt;&lt;type&gt;400&lt;/type&gt;&lt;citekey&gt;Nosaly:1993uz&lt;/citekey&gt;&lt;startpage&gt;161&lt;/startpage&gt;&lt;endpage&gt;179&lt;/endpage&gt;&lt;bundle&gt;&lt;publication&gt;&lt;title&gt;Aquila&lt;/title&gt;&lt;uuid&gt;62A650BD-3518-4775-A5C7-10CDFA003DFF&lt;/uuid&gt;&lt;subtype&gt;-100&lt;/subtype&gt;&lt;type&gt;-100&lt;/type&gt;&lt;/publication&gt;&lt;/bundle&gt;&lt;authors&gt;&lt;author&gt;&lt;lastName&gt;Nosály&lt;/lastName&gt;&lt;firstName&gt;G&lt;/firstName&gt;&lt;/author&gt;&lt;author&gt;&lt;lastName&gt;Székely&lt;/lastName&gt;&lt;firstName&gt;Tamá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(Nosály &amp; Székely, 1993)</w:t>
      </w:r>
      <w:r w:rsidR="005E3F2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2008)","plainTextFormattedCitation":"(Székely et al., 2008)","previouslyFormattedCitation":"(Székely et al., 2008)"},"properties":{"noteIndex":0},"schema":"https://github.com/citation-style-language/schema/raw/master/csl-citation.json"}</w:instrText>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For successful clutches found after 10 days we assumed an incubation period of 25 days and back-calculated the laying date based on the hatching date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&lt;citation&gt;&lt;priority&gt;32&lt;/priority&gt;&lt;uuid&gt;351E911D-5DAC-4328-A577-E98AE8AEEB11&lt;/uuid&gt;&lt;publications&gt;&lt;publication&gt;&lt;subtype&gt;400&lt;/subtype&gt;&lt;publisher&gt;BioMed Central&lt;/publisher&gt;&lt;title&gt;Nest initiation and flooding in response to season and semi-lunar spring tides in a ground-nesting shorebird.&lt;/title&gt;&lt;url&gt;https://frontiersinzoology.biomedcentral.com/articles/10.1186/s12983-019-0313-1&lt;/url&gt;&lt;volume&gt;16&lt;/volume&gt;&lt;publication_date&gt;99201900001200000000200000&lt;/publication_date&gt;&lt;uuid&gt;38AA2D79-9156-46CE-B5FE-DD4C64A89E93&lt;/uuid&gt;&lt;type&gt;400&lt;/type&gt;&lt;accepted_date&gt;99201904111200000000222000&lt;/accepted_date&gt;&lt;number&gt;1&lt;/number&gt;&lt;submission_date&gt;99201901251200000000222000&lt;/submission_date&gt;&lt;doi&gt;10.1186/s12983-019-0313-1&lt;/doi&gt;&lt;institution&gt;1Institute for Biology, University of Graz, Universitätsplatz 2, 8010 Graz, Austria.&lt;/institution&gt;&lt;startpage&gt;15&lt;/startpage&gt;&lt;endpage&gt;11&lt;/endpage&gt;&lt;bundle&gt;&lt;publication&gt;&lt;title&gt;Frontiers in Zoology&lt;/title&gt;&lt;uuid&gt;D7B559FE-B1F5-482F-95A0-C27A3CB4960C&lt;/uuid&gt;&lt;subtype&gt;-100&lt;/subtype&gt;&lt;publisher&gt;BioMed Central&lt;/publisher&gt;&lt;type&gt;-100&lt;/type&gt;&lt;/publication&gt;&lt;/bundle&gt;&lt;authors&gt;&lt;author&gt;&lt;lastName&gt;Plaschke&lt;/lastName&gt;&lt;firstName&gt;Silvia&lt;/firstName&gt;&lt;/author&gt;&lt;author&gt;&lt;lastName&gt;Bulla&lt;/lastName&gt;&lt;firstName&gt;Martin&lt;/firstName&gt;&lt;/author&gt;&lt;author&gt;&lt;lastName&gt;Cruz-López&lt;/lastName&gt;&lt;firstName&gt;Medardo&lt;/firstName&gt;&lt;/author&gt;&lt;author&gt;&lt;lastName&gt;Gómez del Ángel&lt;/lastName&gt;&lt;firstName&gt;Salvador&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(Plaschke </w:t>
      </w:r>
      <w:r w:rsidR="00472B4F">
        <w:rPr>
          <w:rFonts w:ascii="Times New Roman" w:hAnsi="Times New Roman" w:cs="Times New Roman"/>
          <w:i/>
          <w:iCs/>
        </w:rPr>
        <w:t>et al.</w:t>
      </w:r>
      <w:r w:rsidR="00472B4F">
        <w:rPr>
          <w:rFonts w:ascii="Times New Roman" w:hAnsi="Times New Roman" w:cs="Times New Roman"/>
        </w:rPr>
        <w:t>, 2019)</w:t>
      </w:r>
      <w:r w:rsidR="005E3F2A">
        <w:rPr>
          <w:rFonts w:ascii="Times New Roman" w:hAnsi="Times New Roman" w:cs="Times New Roman"/>
        </w:rPr>
        <w:fldChar w:fldCharType="end"/>
      </w:r>
      <w:r w:rsidR="001F0AEB" w:rsidRPr="002A3B2A">
        <w:rPr>
          <w:rFonts w:ascii="Times New Roman" w:hAnsi="Times New Roman" w:cs="Times New Roman"/>
          <w:lang w:val="en-GB"/>
        </w:rPr>
        <w:fldChar w:fldCharType="begin" w:fldLock="1"/>
      </w:r>
      <w:r w:rsidR="001F0AEB" w:rsidRPr="002A3B2A">
        <w:rPr>
          <w:rFonts w:ascii="Times New Roman" w:hAnsi="Times New Roman" w:cs="Times New Roman"/>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sidR="00407296">
        <w:rPr>
          <w:rFonts w:ascii="Times New Roman" w:hAnsi="Times New Roman" w:cs="Times New Roman"/>
          <w:lang w:val="en-GB"/>
        </w:rPr>
        <w:fldChar w:fldCharType="separate"/>
      </w:r>
      <w:r w:rsidR="001F0AEB" w:rsidRPr="002A3B2A">
        <w:rPr>
          <w:rFonts w:ascii="Times New Roman" w:hAnsi="Times New Roman" w:cs="Times New Roman"/>
          <w:lang w:val="en-GB"/>
        </w:rPr>
        <w:fldChar w:fldCharType="end"/>
      </w:r>
      <w:r w:rsidR="001F0AEB" w:rsidRPr="002A3B2A">
        <w:rPr>
          <w:rFonts w:ascii="Times New Roman" w:hAnsi="Times New Roman" w:cs="Times New Roman"/>
          <w:lang w:val="en-GB"/>
        </w:rPr>
        <w:t xml:space="preserve">. </w:t>
      </w:r>
      <w:r w:rsidRPr="002A3B2A">
        <w:rPr>
          <w:rFonts w:ascii="Times New Roman" w:hAnsi="Times New Roman" w:cs="Times New Roman"/>
          <w:highlight w:val="yellow"/>
          <w:lang w:val="en-GB"/>
        </w:rPr>
        <w:t xml:space="preserve">In the rare case that the nest did not hatch and we discovered it after day 10 of embryonic development, </w:t>
      </w:r>
      <w:commentRangeStart w:id="87"/>
      <w:r w:rsidRPr="002A3B2A">
        <w:rPr>
          <w:rFonts w:ascii="Times New Roman" w:hAnsi="Times New Roman" w:cs="Times New Roman"/>
          <w:highlight w:val="yellow"/>
          <w:lang w:val="en-GB"/>
        </w:rPr>
        <w:t>we simply used the nest’s found date as a crude approximation for lay date.</w:t>
      </w:r>
      <w:commentRangeEnd w:id="87"/>
      <w:r w:rsidR="00CC7413">
        <w:rPr>
          <w:rStyle w:val="CommentReference"/>
          <w:rFonts w:ascii="Times New Roman" w:eastAsia="Times New Roman" w:hAnsi="Times New Roman" w:cs="Times New Roman"/>
        </w:rPr>
        <w:commentReference w:id="87"/>
      </w:r>
    </w:p>
    <w:p w14:paraId="3D9856DB" w14:textId="77777777" w:rsidR="005B1853" w:rsidRPr="002A3B2A" w:rsidRDefault="005B1853" w:rsidP="002A3B2A">
      <w:pPr>
        <w:spacing w:line="360" w:lineRule="auto"/>
        <w:jc w:val="both"/>
        <w:rPr>
          <w:rFonts w:ascii="Times New Roman" w:hAnsi="Times New Roman" w:cs="Times New Roman"/>
          <w:lang w:val="en-GB"/>
        </w:rPr>
      </w:pPr>
    </w:p>
    <w:p w14:paraId="1848F158" w14:textId="19D91F76" w:rsidR="005B1853" w:rsidRPr="002A3B2A" w:rsidRDefault="005B1853" w:rsidP="002A3B2A">
      <w:pPr>
        <w:spacing w:line="360" w:lineRule="auto"/>
        <w:jc w:val="both"/>
        <w:rPr>
          <w:rFonts w:ascii="Times New Roman" w:hAnsi="Times New Roman" w:cs="Times New Roman"/>
          <w:lang w:val="es-ES"/>
        </w:rPr>
      </w:pPr>
      <w:r w:rsidRPr="002A3B2A">
        <w:rPr>
          <w:rFonts w:ascii="Times New Roman" w:hAnsi="Times New Roman" w:cs="Times New Roman"/>
          <w:lang w:val="en-GB"/>
        </w:rPr>
        <w:t xml:space="preserve">We identified </w:t>
      </w:r>
      <w:ins w:id="88" w:author="Clemens" w:date="2021-05-05T11:54:00Z">
        <w:r w:rsidR="00417950" w:rsidRPr="002A3B2A">
          <w:rPr>
            <w:rFonts w:ascii="Times New Roman" w:hAnsi="Times New Roman" w:cs="Times New Roman"/>
            <w:lang w:val="en-GB"/>
          </w:rPr>
          <w:t xml:space="preserve">previously marked </w:t>
        </w:r>
      </w:ins>
      <w:r w:rsidRPr="002A3B2A">
        <w:rPr>
          <w:rFonts w:ascii="Times New Roman" w:hAnsi="Times New Roman" w:cs="Times New Roman"/>
          <w:lang w:val="en-GB"/>
        </w:rPr>
        <w:t xml:space="preserve">nesting adults </w:t>
      </w:r>
      <w:del w:id="89" w:author="Clemens" w:date="2021-05-05T11:54:00Z">
        <w:r w:rsidRPr="002A3B2A" w:rsidDel="00417950">
          <w:rPr>
            <w:rFonts w:ascii="Times New Roman" w:hAnsi="Times New Roman" w:cs="Times New Roman"/>
            <w:lang w:val="en-GB"/>
          </w:rPr>
          <w:delText xml:space="preserve">that had been previously marked </w:delText>
        </w:r>
      </w:del>
      <w:r w:rsidRPr="002A3B2A">
        <w:rPr>
          <w:rFonts w:ascii="Times New Roman" w:hAnsi="Times New Roman" w:cs="Times New Roman"/>
          <w:lang w:val="en-GB"/>
        </w:rPr>
        <w:t xml:space="preserve">based on their unique colour ring combination. We captured unmarked adults on their nests during incubation using funnel traps and assigned a unique colour combination for subsequent recognition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&lt;citation&gt;&lt;priority&gt;33&lt;/priority&gt;&lt;uuid&gt;39807616-8B2A-4E4F-8E69-EF6F01C92CD1&lt;/uuid&gt;&lt;publications&gt;&lt;publication&gt;&lt;subtype&gt;400&lt;/subtype&gt;&lt;title&gt;Comparative Study of Trapping Methods for Ground-Nesting Shorebirds&lt;/title&gt;&lt;volume&gt;35&lt;/volume&gt;&lt;publication_date&gt;99201200001200000000200000&lt;/publication_date&gt;&lt;uuid&gt;26EF5D27-FEA9-48B2-9A34-3085DA437B6D&lt;/uuid&gt;&lt;type&gt;400&lt;/type&gt;&lt;number&gt;2&lt;/number&gt;&lt;startpage&gt;342-346&lt;/startpage&gt;&lt;bundle&gt;&lt;publication&gt;&lt;title&gt;Waterbirds&lt;/title&gt;&lt;uuid&gt;8C7C4D49-2F51-4FF6-9C3F-B45841E2C426&lt;/uuid&gt;&lt;subtype&gt;-100&lt;/subtype&gt;&lt;type&gt;-100&lt;/type&gt;&lt;/publication&gt;&lt;/bundle&gt;&lt;authors&gt;&lt;author&gt;&lt;lastName&gt;Hall&lt;/lastName&gt;&lt;firstName&gt;Lucas&lt;/firstName&gt;&lt;middleNames&gt;K&lt;/middleNames&gt;&lt;/author&gt;&lt;author&gt;&lt;lastName&gt;Cavitt&lt;/lastName&gt;&lt;firstName&gt;John&lt;/firstName&gt;&lt;middleNames&gt;F&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(Hall &amp; Cavitt, 2012)</w:t>
      </w:r>
      <w:r w:rsidR="005E3F2A">
        <w:rPr>
          <w:rFonts w:ascii="Times New Roman" w:hAnsi="Times New Roman" w:cs="Times New Roman"/>
        </w:rPr>
        <w:fldChar w:fldCharType="end"/>
      </w:r>
      <w:r w:rsidRPr="002A3B2A">
        <w:rPr>
          <w:rFonts w:ascii="Times New Roman" w:hAnsi="Times New Roman" w:cs="Times New Roman"/>
          <w:lang w:val="en-GB"/>
        </w:rPr>
        <w:t>. Because snowy plovers have circadian sex roles during incubation</w:t>
      </w:r>
      <w:r w:rsidR="001F0AEB">
        <w:rPr>
          <w:rFonts w:ascii="Times New Roman" w:hAnsi="Times New Roman" w:cs="Times New Roman"/>
          <w:lang w:val="en-GB"/>
        </w:rPr>
        <w:t xml:space="preserv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&lt;citation&gt;&lt;priority&gt;34&lt;/priority&gt;&lt;uuid&gt;9741EDB9-E17B-45FF-93F8-3BEDC20BB914&lt;/uuid&gt;&lt;publications&gt;&lt;publication&gt;&lt;subtype&gt;400&lt;/subtype&gt;&lt;title&gt;Parental cooperation in a changing climate: fluctuating environments predict shifts in care division&lt;/title&gt;&lt;volume&gt;26&lt;/volume&gt;&lt;publication_date&gt;99201700001200000000200000&lt;/publication_date&gt;&lt;uuid&gt;4C97DCD6-2D10-4FDA-A277-FDBE7E521D7E&lt;/uuid&gt;&lt;type&gt;400&lt;/type&gt;&lt;number&gt;3&lt;/number&gt;&lt;startpage&gt;347-358&lt;/startpage&gt;&lt;bundle&gt;&lt;publication&gt;&lt;title&gt;Global Ecology and Biogeography&lt;/title&gt;&lt;uuid&gt;6CAA9937-9091-4D50-BEB2-3E5435D13733&lt;/uuid&gt;&lt;subtype&gt;-100&lt;/subtype&gt;&lt;publisher&gt;Wiley/Blackwell (10.1111)&lt;/publisher&gt;&lt;type&gt;-100&lt;/type&gt;&lt;/publication&gt;&lt;/bundle&gt;&lt;authors&gt;&lt;author&gt;&lt;lastName&gt;Vincze&lt;/lastName&gt;&lt;firstName&gt;Orsolya&lt;/firstName&gt;&lt;/author&gt;&lt;author&gt;&lt;lastName&gt;Kosztolányi&lt;/lastName&gt;&lt;firstName&gt;András&lt;/firstName&gt;&lt;/author&gt;&lt;author&gt;&lt;lastName&gt;Barta&lt;/lastName&gt;&lt;firstName&gt;Zoltán&lt;/firstName&gt;&lt;/author&gt;&lt;author&gt;&lt;lastName&gt;Küpper&lt;/lastName&gt;&lt;firstName&gt;Clemens&lt;/firstName&gt;&lt;/author&gt;&lt;author&gt;&lt;lastName&gt;Alrashidi&lt;/lastName&gt;&lt;firstName&gt;Monif&lt;/firstName&gt;&lt;/author&gt;&lt;author&gt;&lt;lastName&gt;Amat&lt;/lastName&gt;&lt;firstName&gt;Juan&lt;/firstName&gt;&lt;middleNames&gt;A&lt;/middleNames&gt;&lt;/author&gt;&lt;author&gt;&lt;lastName&gt;Argüelles-Tico&lt;/lastName&gt;&lt;firstName&gt;Araceli&lt;/firstName&gt;&lt;/author&gt;&lt;author&gt;&lt;lastName&gt;Burns&lt;/lastName&gt;&lt;firstName&gt;Fiona&lt;/firstName&gt;&lt;/author&gt;&lt;author&gt;&lt;lastName&gt;Cavitt&lt;/lastName&gt;&lt;firstName&gt;John&lt;/firstName&gt;&lt;/author&gt;&lt;author&gt;&lt;lastName&gt;Conway&lt;/lastName&gt;&lt;firstName&gt;Warren&lt;/firstName&gt;&lt;middleNames&gt;C&lt;/middleNames&gt;&lt;/author&gt;&lt;author&gt;&lt;lastName&gt;Cruz-López&lt;/lastName&gt;&lt;firstName&gt;Medardo&lt;/firstName&gt;&lt;/author&gt;&lt;author&gt;&lt;lastName&gt;DeSucre-Medrano&lt;/lastName&gt;&lt;firstName&gt;Atahualpa&lt;/firstName&gt;&lt;middleNames&gt;Eduardo&lt;/middleNames&gt;&lt;/author&gt;&lt;author&gt;&lt;lastName&gt;Remedios&lt;/lastName&gt;&lt;firstName&gt;Natalie&lt;/firstName&gt;&lt;droppingParticle&gt;dos&lt;/droppingParticle&gt;&lt;/author&gt;&lt;author&gt;&lt;lastName&gt;Figuerola&lt;/lastName&gt;&lt;firstName&gt;Jordi&lt;/firstName&gt;&lt;/author&gt;&lt;author&gt;&lt;lastName&gt;Galindo-Espinosa&lt;/lastName&gt;&lt;firstName&gt;Daniel&lt;/firstName&gt;&lt;/author&gt;&lt;author&gt;&lt;lastName&gt;García-Peña&lt;/lastName&gt;&lt;firstName&gt;Gabriel&lt;/firstName&gt;&lt;middleNames&gt;E&lt;/middleNames&gt;&lt;/author&gt;&lt;author&gt;&lt;lastName&gt;Gómez del Ángel&lt;/lastName&gt;&lt;firstName&gt;Salvador&lt;/firstName&gt;&lt;/author&gt;&lt;author&gt;&lt;lastName&gt;Gratto Trevor&lt;/lastName&gt;&lt;firstName&gt;Cheri&lt;/firstName&gt;&lt;/author&gt;&lt;author&gt;&lt;lastName&gt;Jönsson&lt;/lastName&gt;&lt;firstName&gt;Paul&lt;/firstName&gt;&lt;/author&gt;&lt;author&gt;&lt;lastName&gt;Lloyd&lt;/lastName&gt;&lt;firstName&gt;Penn&lt;/firstName&gt;&lt;/author&gt;&lt;author&gt;&lt;lastName&gt;Montalvo&lt;/lastName&gt;&lt;firstName&gt;Tomas&lt;/firstName&gt;&lt;/author&gt;&lt;author&gt;&lt;lastName&gt;Parra&lt;/lastName&gt;&lt;firstName&gt;Jorge&lt;/firstName&gt;&lt;middleNames&gt;Enrique&lt;/middleNames&gt;&lt;/author&gt;&lt;author&gt;&lt;lastName&gt;Pruner&lt;/lastName&gt;&lt;firstName&gt;Raya&lt;/firstName&gt;&lt;/author&gt;&lt;author&gt;&lt;lastName&gt;Que&lt;/lastName&gt;&lt;firstName&gt;Pinjia&lt;/firstName&gt;&lt;/author&gt;&lt;author&gt;&lt;lastName&gt;Liu&lt;/lastName&gt;&lt;firstName&gt;Yang&lt;/firstName&gt;&lt;/author&gt;&lt;author&gt;&lt;lastName&gt;Saalfeld&lt;/lastName&gt;&lt;firstName&gt;Sarah&lt;/firstName&gt;&lt;middleNames&gt;T&lt;/middleNames&gt;&lt;/author&gt;&lt;author&gt;&lt;lastName&gt;Schulz&lt;/lastName&gt;&lt;firstName&gt;Rainer&lt;/firstName&gt;&lt;/author&gt;&lt;author&gt;&lt;lastName&gt;Serra&lt;/lastName&gt;&lt;firstName&gt;Lorenzo&lt;/firstName&gt;&lt;/author&gt;&lt;author&gt;&lt;lastName&gt;St Clair&lt;/lastName&gt;&lt;firstName&gt;James&lt;/firstName&gt;&lt;middleNames&gt;J H&lt;/middleNames&gt;&lt;/author&gt;&lt;author&gt;&lt;lastName&gt;Stenzel&lt;/lastName&gt;&lt;firstName&gt;Lynne&lt;/firstName&gt;&lt;middleNames&gt;E&lt;/middleNames&gt;&lt;/author&gt;&lt;author&gt;&lt;lastName&gt;Weston&lt;/lastName&gt;&lt;firstName&gt;Michael&lt;/firstName&gt;&lt;middleNames&gt;A&lt;/middleNames&gt;&lt;/author&gt;&lt;author&gt;&lt;lastName&gt;Yasué&lt;/lastName&gt;&lt;firstName&gt;Maï&lt;/firstName&gt;&lt;/author&gt;&lt;author&gt;&lt;lastName&gt;Zefania&lt;/lastName&gt;&lt;firstName&gt;Sama&lt;/firstName&gt;&lt;/author&gt;&lt;author&gt;&lt;lastName&gt;Székely&lt;/lastName&gt;&lt;firstName&gt;Tamá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(Vincze </w:t>
      </w:r>
      <w:r w:rsidR="00472B4F">
        <w:rPr>
          <w:rFonts w:ascii="Times New Roman" w:hAnsi="Times New Roman" w:cs="Times New Roman"/>
          <w:i/>
          <w:iCs/>
        </w:rPr>
        <w:t>et al.</w:t>
      </w:r>
      <w:r w:rsidR="00472B4F">
        <w:rPr>
          <w:rFonts w:ascii="Times New Roman" w:hAnsi="Times New Roman" w:cs="Times New Roman"/>
        </w:rPr>
        <w:t>, 2017)</w:t>
      </w:r>
      <w:r w:rsidR="005E3F2A">
        <w:rPr>
          <w:rFonts w:ascii="Times New Roman" w:hAnsi="Times New Roman" w:cs="Times New Roman"/>
        </w:rPr>
        <w:fldChar w:fldCharType="end"/>
      </w:r>
      <w:r w:rsidRPr="002A3B2A">
        <w:rPr>
          <w:rFonts w:ascii="Times New Roman" w:hAnsi="Times New Roman" w:cs="Times New Roman"/>
          <w:lang w:val="en-GB"/>
        </w:rPr>
        <w:t xml:space="preserve">, we generally targeted females for captures during the day and males during the night. In the rare circumstance when we were unable to identify parents before hatching, we attempted capturing parents whilst they tended chicks. As snowy plovers only show a small degree of sexual dimorphism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&lt;citation&gt;&lt;priority&gt;35&lt;/priority&gt;&lt;uuid&gt;DF850C81-1692-4D4E-B0F2-C16683F51844&lt;/uuid&gt;&lt;publications&gt;&lt;publication&gt;&lt;subtype&gt;400&lt;/subtype&gt;&lt;title&gt;Kentish versus snowy plover: phenotypic and genetic analyses of Charadrius alexandrinus reveal divergence of Eurasian and American subspecies&lt;/title&gt;&lt;url&gt;http://www.aoucospubs.org/doi/abs/10.1525/auk.2009.08174&lt;/url&gt;&lt;volume&gt;126&lt;/volume&gt;&lt;publication_date&gt;99200910001200000000220000&lt;/publication_date&gt;&lt;uuid&gt;0888D4BC-1E2F-4412-890A-A220CB8B8404&lt;/uuid&gt;&lt;type&gt;400&lt;/type&gt;&lt;number&gt;4&lt;/number&gt;&lt;citekey&gt;kupper_kentish_2009&lt;/citekey&gt;&lt;doi&gt;10.1525/auk.2009.08174&lt;/doi&gt;&lt;startpage&gt;839&lt;/startpage&gt;&lt;endpage&gt;852&lt;/endpage&gt;&lt;bundle&gt;&lt;publication&gt;&lt;title&gt;The Auk&lt;/title&gt;&lt;uuid&gt;1CEC287D-66AC-4AC1-BFAD-2B6FDB608C13&lt;/uuid&gt;&lt;subtype&gt;-100&lt;/subtype&gt;&lt;publisher&gt;Ornithological Societies North America&lt;/publisher&gt;&lt;type&gt;-100&lt;/type&gt;&lt;/publication&gt;&lt;/bundle&gt;&lt;authors&gt;&lt;author&gt;&lt;lastName&gt;Küpper&lt;/lastName&gt;&lt;firstName&gt;Clemens&lt;/firstName&gt;&lt;/author&gt;&lt;author&gt;&lt;lastName&gt;Augustin&lt;/lastName&gt;&lt;firstName&gt;Jakob&lt;/firstName&gt;&lt;/author&gt;&lt;author&gt;&lt;lastName&gt;Kosztolányi&lt;/lastName&gt;&lt;firstName&gt;András&lt;/firstName&gt;&lt;/author&gt;&lt;author&gt;&lt;lastName&gt;Burke&lt;/lastName&gt;&lt;firstName&gt;Terry&lt;/firstName&gt;&lt;/author&gt;&lt;author&gt;&lt;lastName&gt;Flguerola&lt;/lastName&gt;&lt;firstName&gt;Jordi&lt;/firstName&gt;&lt;/author&gt;&lt;author&gt;&lt;lastName&gt;Székely&lt;/lastName&gt;&lt;firstName&gt;Tamá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(Küpper </w:t>
      </w:r>
      <w:r w:rsidR="00472B4F">
        <w:rPr>
          <w:rFonts w:ascii="Times New Roman" w:hAnsi="Times New Roman" w:cs="Times New Roman"/>
          <w:i/>
          <w:iCs/>
        </w:rPr>
        <w:t>et al.</w:t>
      </w:r>
      <w:r w:rsidR="00472B4F">
        <w:rPr>
          <w:rFonts w:ascii="Times New Roman" w:hAnsi="Times New Roman" w:cs="Times New Roman"/>
        </w:rPr>
        <w:t>, 2009)</w:t>
      </w:r>
      <w:r w:rsidR="005E3F2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{"citationItems":[{"id":"ITEM-1","itemData":{"DOI":"10.1525/auk.2009.08174","ISSN":"0004-8038","abstract":"Many shorebird species have widespread geographic distributions comprising several continents. Because shorebirds are excellent flyers and can migrate large distances, it is often unclear whether reproductive barriers between subspecies and populations from different continents exist. Kentish-Snowy Plovers (Charadrius alexandrinus) are cosmopolitan shorebirds. Whether the American and Eurasian subspecies-Snowy Plover and Kentish Plover, respectively—constitute a single species is the subject of a longstanding debate. We examined the divergence between American and Eurasian populations to reassess the current taxonomy by comparing genetic and phenotypic characters of the American subspecies C. a. nivosus and the Eurasian subspecies C. a. alexandrinus from seven populations. Genetic analyses revealed that American and Eurasian populations have strongly diverged, the Kentish Plover being more closely related to the White-fronted Plover (C. marginatus) than to the Snowy Plover. These results were consistent across all assessed nuclear markers (26 microsatellites and a partial CHD sequence) and two mitochondrial markers (ND3 and ATPase 6/8). Within subspecies, populations sampled across large geographic distances were not genetically differentiated (all Fst ≤ 0.01 and all Φst ≤ 0.06), which suggests panmixia. Snowy Plovers differed morphologically from Kentish Plovers, having significantly shorter tarsi and wings. Chick plumage and calls also may serve as diagnostic characters to distinguish Snowy and Kentish plovers, although more data are needed to quantify these differences. Our combined results suggest that the taxonomic status of C. alexandrinus needs to be revised, and we propose that Kentish Plover and Snowy Plover be recognized as separate species: C. alexandrinus and C. nivosus, respectively.","author":[{"dropping-particle":"","family":"Küpper","given":"Clemens","non-dropping-particle":"","parse-names":false,"suffix":""},{"dropping-particle":"","family":"Augustin","given":"Jakob","non-dropping-particle":"","parse-names":false,"suffix":""},{"dropping-particle":"","family":"Kosztolányi","given":"András","non-dropping-particle":"","parse-names":false,"suffix":""},{"dropping-particle":"","family":"Burke","given":"Terry","non-dropping-particle":"","parse-names":false,"suffix":""},{"dropping-particle":"","family":"Flguerola","given":"Jordi","non-dropping-particle":"","parse-names":false,"suffix":""},{"dropping-particle":"","family":"Székely","given":"Tamás","non-dropping-particle":"","parse-names":false,"suffix":""}],"container-title":"The Auk","id":"ITEM-1","issue":"4","issued":{"date-parts":[["2009","10","1"]]},"page":"839-852","title":"Kentish Versus Snowy Plover: Phenotypic and Genetic Analyses of Charadrius alexandrinus Reveal Divergence of Eurasian and American Subspecies","type":"article-journal","volume":"126"},"uris":["http://www.mendeley.com/documents/?uuid=788cb64e-9cce-4ee4-9580-623595097767"]}],"mendeley":{"formattedCitation":"(Küpper et al., 2009)","plainTextFormattedCitation":"(Küpper et al., 2009)","previouslyFormattedCitation":"(Küpper et al., 2009)"},"properties":{"noteIndex":0},"schema":"https://github.com/citation-style-language/schema/raw/master/csl-citation.json"}</w:instrText>
      </w:r>
      <w:r w:rsidR="00407296">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we determined sex of all captured plovers in the field through a combination of plumage characteristics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&lt;citation&gt;&lt;priority&gt;36&lt;/priority&gt;&lt;uuid&gt;DB8AD2B8-C65B-4FF6-B657-89D6A989A476&lt;/uuid&gt;&lt;publications&gt;&lt;publication&gt;&lt;subtype&gt;400&lt;/subtype&gt;&lt;publisher&gt;Springer Berlin Heidelberg&lt;/publisher&gt;&lt;title&gt;Geographic variation in breeding system and environment predicts melanin-based plumage ornamentation of male and female Kentish plovers&lt;/title&gt;&lt;url&gt;http://link.springer.com/article/10.1007/s00265-015-2024-8/fulltext.html&lt;/url&gt;&lt;volume&gt;70&lt;/volume&gt;&lt;revision_date&gt;99201510091200000000222000&lt;/revision_date&gt;&lt;publication_date&gt;99201510241200000000222000&lt;/publication_date&gt;&lt;uuid&gt;5810C626-53E4-4602-AEC9-BA0D253118FE&lt;/uuid&gt;&lt;type&gt;400&lt;/type&gt;&lt;accepted_date&gt;99201510121200000000222000&lt;/accepted_date&gt;&lt;number&gt;1&lt;/number&gt;&lt;citekey&gt;ArguellesTico:2015io&lt;/citekey&gt;&lt;submission_date&gt;99201509111200000000222000&lt;/submission_date&gt;&lt;doi&gt;10.1007/s00265-015-2024-8&lt;/doi&gt;&lt;institution&gt;Department of Biology and Biochemistry, University of Bath, Claverton Down, Bath, BA2 7AY UK.&lt;/institution&gt;&lt;startpage&gt;49&lt;/startpage&gt;&lt;endpage&gt;60&lt;/endpage&gt;&lt;bundle&gt;&lt;publication&gt;&lt;title&gt;Behavioral Ecology and Sociobiology&lt;/title&gt;&lt;uuid&gt;9EC2AD31-20EE-4D40-838A-ADD151A5DC21&lt;/uuid&gt;&lt;subtype&gt;-100&lt;/subtype&gt;&lt;publisher&gt;Springer-Verlag&lt;/publisher&gt;&lt;type&gt;-100&lt;/type&gt;&lt;/publication&gt;&lt;/bundle&gt;&lt;authors&gt;&lt;author&gt;&lt;lastName&gt;Argüelles-Tico&lt;/lastName&gt;&lt;firstName&gt;Araceli&lt;/firstName&gt;&lt;/author&gt;&lt;author&gt;&lt;lastName&gt;Küpper&lt;/lastName&gt;&lt;firstName&gt;Clemens&lt;/firstName&gt;&lt;/author&gt;&lt;author&gt;&lt;lastName&gt;Kelsh&lt;/lastName&gt;&lt;firstName&gt;Robert&lt;/firstName&gt;&lt;middleNames&gt;N&lt;/middleNames&gt;&lt;/author&gt;&lt;author&gt;&lt;lastName&gt;Kosztolányi&lt;/lastName&gt;&lt;firstName&gt;András&lt;/firstName&gt;&lt;/author&gt;&lt;author&gt;&lt;lastName&gt;Székely&lt;/lastName&gt;&lt;firstName&gt;Tamás&lt;/firstName&gt;&lt;/author&gt;&lt;author&gt;&lt;lastName&gt;Dijk&lt;/lastName&gt;&lt;nonDroppingParticle&gt;van&lt;/nonDroppingParticle&gt;&lt;firstName&gt;René&lt;/firstName&gt;&lt;middleNames&gt;E&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(Argüelles-Tico </w:t>
      </w:r>
      <w:r w:rsidR="00472B4F">
        <w:rPr>
          <w:rFonts w:ascii="Times New Roman" w:hAnsi="Times New Roman" w:cs="Times New Roman"/>
          <w:i/>
          <w:iCs/>
        </w:rPr>
        <w:t>et al.</w:t>
      </w:r>
      <w:r w:rsidR="00472B4F">
        <w:rPr>
          <w:rFonts w:ascii="Times New Roman" w:hAnsi="Times New Roman" w:cs="Times New Roman"/>
        </w:rPr>
        <w:t xml:space="preserve">, </w:t>
      </w:r>
      <w:del w:id="90" w:author="Clemens" w:date="2021-05-05T11:55:00Z">
        <w:r w:rsidR="00472B4F" w:rsidDel="00417950">
          <w:rPr>
            <w:rFonts w:ascii="Times New Roman" w:hAnsi="Times New Roman" w:cs="Times New Roman"/>
          </w:rPr>
          <w:delText>2015</w:delText>
        </w:r>
      </w:del>
      <w:ins w:id="91" w:author="Clemens" w:date="2021-05-05T11:55:00Z">
        <w:r w:rsidR="00417950">
          <w:rPr>
            <w:rFonts w:ascii="Times New Roman" w:hAnsi="Times New Roman" w:cs="Times New Roman"/>
          </w:rPr>
          <w:t>2017</w:t>
        </w:r>
      </w:ins>
      <w:r w:rsidR="00472B4F">
        <w:rPr>
          <w:rFonts w:ascii="Times New Roman" w:hAnsi="Times New Roman" w:cs="Times New Roman"/>
        </w:rPr>
        <w:t>)</w:t>
      </w:r>
      <w:r w:rsidR="005E3F2A">
        <w:rPr>
          <w:rFonts w:ascii="Times New Roman" w:hAnsi="Times New Roman" w:cs="Times New Roman"/>
        </w:rPr>
        <w:fldChar w:fldCharType="end"/>
      </w:r>
      <w:r w:rsidRPr="002A3B2A">
        <w:rPr>
          <w:rFonts w:ascii="Times New Roman" w:hAnsi="Times New Roman" w:cs="Times New Roman"/>
          <w:lang w:val="en-GB"/>
        </w:rPr>
        <w:t xml:space="preserve">, time of capture, and other behavioural cues (e.g., sex-specific brood care;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&lt;citation&gt;&lt;priority&gt;37&lt;/priority&gt;&lt;uuid&gt;FE1B8B92-D700-4A26-B55E-48FAC24850D6&lt;/uuid&gt;&lt;publications&gt;&lt;publication&gt;&lt;subtype&gt;400&lt;/subtype&gt;&lt;title&gt;Offspring desertion with care? Chick mortality and plastic female desertion in Snowy Plovers&lt;/title&gt;&lt;url&gt;https://academic.oup.com/beheco/advance-article-abstract/doi/10.1093/beheco/araa141/6161621&lt;/url&gt;&lt;publication_date&gt;99202100001200000000200000&lt;/publication_date&gt;&lt;uuid&gt;8F95A39C-30B3-49A7-8D8D-C8177073119E&lt;/uuid&gt;&lt;type&gt;400&lt;/type&gt;&lt;citekey&gt;Kupan:2021bl&lt;/citekey&gt;&lt;bundle&gt;&lt;publication&gt;&lt;title&gt;Behavioral Ecology&lt;/title&gt;&lt;uuid&gt;DB7339A4-81FD-4347-BEFA-75DC1FBFC174&lt;/uuid&gt;&lt;subtype&gt;-100&lt;/subtype&gt;&lt;publisher&gt;Oxford University Press&lt;/publisher&gt;&lt;type&gt;-100&lt;/type&gt;&lt;/publication&gt;&lt;/bundle&gt;&lt;authors&gt;&lt;author&gt;&lt;lastName&gt;Kupán&lt;/lastName&gt;&lt;firstName&gt;K&lt;/firstName&gt;&lt;/author&gt;&lt;author&gt;&lt;lastName&gt;Székely&lt;/lastName&gt;&lt;firstName&gt;T&lt;/firstName&gt;&lt;/author&gt;&lt;author&gt;&lt;lastName&gt;Cruz-López&lt;/lastName&gt;&lt;firstName&gt;Medardo&lt;/firstName&gt;&lt;/author&gt;&lt;author&gt;&lt;lastName&gt;Seymour&lt;/lastName&gt;&lt;firstName&gt;Keeley&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Kupán </w:t>
      </w:r>
      <w:r w:rsidR="00472B4F">
        <w:rPr>
          <w:rFonts w:ascii="Times New Roman" w:hAnsi="Times New Roman" w:cs="Times New Roman"/>
          <w:i/>
          <w:iCs/>
        </w:rPr>
        <w:t>et al.</w:t>
      </w:r>
      <w:r w:rsidR="00472B4F">
        <w:rPr>
          <w:rFonts w:ascii="Times New Roman" w:hAnsi="Times New Roman" w:cs="Times New Roman"/>
        </w:rPr>
        <w:t>, 2021)</w:t>
      </w:r>
      <w:r w:rsidR="005E3F2A">
        <w:rPr>
          <w:rFonts w:ascii="Times New Roman" w:hAnsi="Times New Roman" w:cs="Times New Roman"/>
        </w:rPr>
        <w:fldChar w:fldCharType="end"/>
      </w:r>
      <w:r w:rsidRPr="002A3B2A">
        <w:rPr>
          <w:rFonts w:ascii="Times New Roman" w:hAnsi="Times New Roman" w:cs="Times New Roman"/>
          <w:lang w:val="en-GB"/>
        </w:rPr>
        <w:t xml:space="preserve">. Furthermore, we confirmed sex molecularly from DNA extracted from blood samples through PCR amplification of Z and W specific DNA regions with two sex-typing markers: P2/P8 and Calex-31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&lt;citation&gt;&lt;priority&gt;38&lt;/priority&gt;&lt;uuid&gt;907F29F3-C303-44A7-AE20-81197CD040ED&lt;/uuid&gt;&lt;publications&gt;&lt;publication&gt;&lt;subtype&gt;400&lt;/subtype&gt;&lt;publisher&gt;Blackwell Science Ltd&lt;/publisher&gt;&lt;title&gt;A DNA test to sex most birds&lt;/title&gt;&lt;url&gt;http://onlinelibrary.wiley.com/doi/10.1046/j.1365-294x.1998.00389.x/full&lt;/url&gt;&lt;volume&gt;7&lt;/volume&gt;&lt;publication_date&gt;99199808011200000000222000&lt;/publication_date&gt;&lt;uuid&gt;29CDD1BB-C9A0-4369-8AF4-7886673ECA14&lt;/uuid&gt;&lt;type&gt;400&lt;/type&gt;&lt;number&gt;8&lt;/number&gt;&lt;citekey&gt;Griffiths:1998fn&lt;/citekey&gt;&lt;doi&gt;10.1046/j.1365-294x.1998.00389.x&lt;/doi&gt;&lt;startpage&gt;1071&lt;/startpage&gt;&lt;endpage&gt;1075&lt;/endpage&gt;&lt;bundle&gt;&lt;publication&gt;&lt;title&gt;Molecular Ecology&lt;/title&gt;&lt;uuid&gt;522B6780-B715-4956-9010-CA7857FAACCD&lt;/uuid&gt;&lt;subtype&gt;-100&lt;/subtype&gt;&lt;publisher&gt;Blackwell Science Ltd&lt;/publisher&gt;&lt;type&gt;-100&lt;/type&gt;&lt;/publication&gt;&lt;/bundle&gt;&lt;authors&gt;&lt;author&gt;&lt;lastName&gt;Griffiths&lt;/lastName&gt;&lt;firstName&gt;Richard&lt;/firstName&gt;&lt;/author&gt;&lt;author&gt;&lt;lastName&gt;DOUBLE&lt;/lastName&gt;&lt;firstName&gt;MIKE&lt;/firstName&gt;&lt;middleNames&gt;C&lt;/middleNames&gt;&lt;/author&gt;&lt;author&gt;&lt;lastName&gt;ORR&lt;/lastName&gt;&lt;firstName&gt;KATE&lt;/firstName&gt;&lt;/author&gt;&lt;author&gt;&lt;lastName&gt;DAWSON&lt;/lastName&gt;&lt;firstName&gt;ROBERT&lt;/firstName&gt;&lt;middleNames&gt;J G&lt;/middleNames&gt;&lt;/author&gt;&lt;/authors&gt;&lt;/publication&gt;&lt;publication&gt;&lt;subtype&gt;400&lt;/subtype&gt;&lt;title&gt;Characterization of 36 polymorphic microsatellite loci in the Kentish plover (Charadrius alexandrinus) including two sex-linked loci and their amplification in four other Charadrius species&lt;/title&gt;&lt;url&gt;http://onlinelibrary.wiley.com/doi/10.1111/j.1471-8286.2006.01517.x/abstract&lt;/url&gt;&lt;volume&gt;7&lt;/volume&gt;&lt;publication_date&gt;99200701001200000000220000&lt;/publication_date&gt;&lt;uuid&gt;3F5C3843-7B48-44B1-95A5-57038F492E66&lt;/uuid&gt;&lt;type&gt;400&lt;/type&gt;&lt;number&gt;1&lt;/number&gt;&lt;citekey&gt;kupper_characterization_2007&lt;/citekey&gt;&lt;doi&gt;10.1111/j.1471-8286.2006.01517.x&lt;/doi&gt;&lt;startpage&gt;35&lt;/startpage&gt;&lt;endpage&gt;39&lt;/endpage&gt;&lt;bundle&gt;&lt;publication&gt;&lt;title&gt;Molecular Ecology Notes&lt;/title&gt;&lt;uuid&gt;2ECC57B4-6370-457B-9B97-948DDB3000F5&lt;/uuid&gt;&lt;subtype&gt;-100&lt;/subtype&gt;&lt;publisher&gt;Blackwell Publishing, Ltd&lt;/publisher&gt;&lt;type&gt;-100&lt;/type&gt;&lt;/publication&gt;&lt;/bundle&gt;&lt;authors&gt;&lt;author&gt;&lt;lastName&gt;Küpper&lt;/lastName&gt;&lt;firstName&gt;Clemens&lt;/firstName&gt;&lt;/author&gt;&lt;author&gt;&lt;lastName&gt;Horsburgh&lt;/lastName&gt;&lt;firstName&gt;Gavin&lt;/firstName&gt;&lt;middleNames&gt;J&lt;/middleNames&gt;&lt;/author&gt;&lt;author&gt;&lt;lastName&gt;Dawson&lt;/lastName&gt;&lt;firstName&gt;Deborah&lt;/firstName&gt;&lt;middleNames&gt;A&lt;/middleNames&gt;&lt;/author&gt;&lt;author&gt;&lt;lastName&gt;ffrench-Constant&lt;/lastName&gt;&lt;firstName&gt;Richard&lt;/firstName&gt;&lt;/author&gt;&lt;author&gt;&lt;lastName&gt;Székely&lt;/lastName&gt;&lt;firstName&gt;Tamás&lt;/firstName&gt;&lt;/author&gt;&lt;author&gt;&lt;lastName&gt;Burke&lt;/lastName&gt;&lt;firstName&gt;Terry&lt;/firstName&gt;&lt;/author&gt;&lt;/authors&gt;&lt;/publication&gt;&lt;publication&gt;&lt;subtype&gt;400&lt;/subtype&gt;&lt;publisher&gt;National Centre for Ornithology, International Wader Study Group&lt;/publisher&gt;&lt;title&gt;Molecular sex-typing in shorebirds: a review of an essential method for research in evolution, ecology and conservation&lt;/title&gt;&lt;volume&gt;117&lt;/volume&gt;&lt;publication_date&gt;99201000001200000000200000&lt;/publication_date&gt;&lt;uuid&gt;242383C1-15B0-4014-BE00-89D8A97BD033&lt;/uuid&gt;&lt;type&gt;400&lt;/type&gt;&lt;number&gt;2&lt;/number&gt;&lt;citekey&gt;dos2010molecular&lt;/citekey&gt;&lt;startpage&gt;109&lt;/startpage&gt;&lt;endpage&gt;118&lt;/endpage&gt;&lt;bundle&gt;&lt;publication&gt;&lt;title&gt;Wader Study Group Bulletin&lt;/title&gt;&lt;uuid&gt;B76E4C72-5549-43A4-8BE1-60060C9FD545&lt;/uuid&gt;&lt;subtype&gt;-100&lt;/subtype&gt;&lt;publisher&gt;National Centre for Ornithology, International Wader Study Group&lt;/publisher&gt;&lt;type&gt;-100&lt;/type&gt;&lt;/publication&gt;&lt;/bundle&gt;&lt;authors&gt;&lt;author&gt;&lt;lastName&gt;Remedios&lt;/lastName&gt;&lt;firstName&gt;Natalie&lt;/firstName&gt;&lt;droppingParticle&gt;dos&lt;/droppingParticle&gt;&lt;/author&gt;&lt;author&gt;&lt;lastName&gt;Lee&lt;/lastName&gt;&lt;firstName&gt;Patricia&lt;/firstName&gt;&lt;middleNames&gt;LM&lt;/middleNames&gt;&lt;/author&gt;&lt;author&gt;&lt;lastName&gt;Székely&lt;/lastName&gt;&lt;firstName&gt;Tamás&lt;/firstName&gt;&lt;/author&gt;&lt;author&gt;&lt;lastName&gt;Dawson&lt;/lastName&gt;&lt;firstName&gt;Deborah&lt;/firstName&gt;&lt;middleNames&gt;A&lt;/middleNames&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(Griffiths </w:t>
      </w:r>
      <w:r w:rsidR="00472B4F">
        <w:rPr>
          <w:rFonts w:ascii="Times New Roman" w:hAnsi="Times New Roman" w:cs="Times New Roman"/>
          <w:i/>
          <w:iCs/>
        </w:rPr>
        <w:t>et al.</w:t>
      </w:r>
      <w:r w:rsidR="00472B4F">
        <w:rPr>
          <w:rFonts w:ascii="Times New Roman" w:hAnsi="Times New Roman" w:cs="Times New Roman"/>
        </w:rPr>
        <w:t xml:space="preserve">, 1998; Küpper </w:t>
      </w:r>
      <w:r w:rsidR="00472B4F">
        <w:rPr>
          <w:rFonts w:ascii="Times New Roman" w:hAnsi="Times New Roman" w:cs="Times New Roman"/>
          <w:i/>
          <w:iCs/>
        </w:rPr>
        <w:t>et al.</w:t>
      </w:r>
      <w:r w:rsidR="00472B4F">
        <w:rPr>
          <w:rFonts w:ascii="Times New Roman" w:hAnsi="Times New Roman" w:cs="Times New Roman"/>
        </w:rPr>
        <w:t xml:space="preserve">, 2007; Remedios </w:t>
      </w:r>
      <w:r w:rsidR="00472B4F">
        <w:rPr>
          <w:rFonts w:ascii="Times New Roman" w:hAnsi="Times New Roman" w:cs="Times New Roman"/>
          <w:i/>
          <w:iCs/>
        </w:rPr>
        <w:t>et al.</w:t>
      </w:r>
      <w:r w:rsidR="00472B4F">
        <w:rPr>
          <w:rFonts w:ascii="Times New Roman" w:hAnsi="Times New Roman" w:cs="Times New Roman"/>
        </w:rPr>
        <w:t>, 2010)</w:t>
      </w:r>
      <w:r w:rsidR="005E3F2A">
        <w:rPr>
          <w:rFonts w:ascii="Times New Roman" w:hAnsi="Times New Roman" w:cs="Times New Roman"/>
        </w:rPr>
        <w:fldChar w:fldCharType="end"/>
      </w:r>
      <w:r w:rsidR="001F0AEB">
        <w:rPr>
          <w:rFonts w:ascii="Times New Roman" w:hAnsi="Times New Roman" w:cs="Times New Roman"/>
          <w:lang w:val="en-GB"/>
        </w:rPr>
        <w:t>.</w:t>
      </w:r>
    </w:p>
    <w:p w14:paraId="415F7205" w14:textId="77777777" w:rsidR="005B1853" w:rsidRPr="002A3B2A" w:rsidRDefault="005B1853" w:rsidP="00E13C34">
      <w:pPr>
        <w:suppressLineNumbers/>
        <w:spacing w:line="360" w:lineRule="auto"/>
        <w:jc w:val="both"/>
        <w:rPr>
          <w:rFonts w:ascii="Times New Roman" w:hAnsi="Times New Roman" w:cs="Times New Roman"/>
          <w:lang w:val="es-ES"/>
        </w:rPr>
      </w:pPr>
    </w:p>
    <w:p w14:paraId="05A5F460" w14:textId="2100296C"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We visited known active nests every four or five days to determine the status of the nest (e.g., active, abandoned, predated) until the 20</w:t>
      </w:r>
      <w:r w:rsidRPr="002A3B2A">
        <w:rPr>
          <w:rFonts w:ascii="Times New Roman" w:hAnsi="Times New Roman" w:cs="Times New Roman"/>
          <w:vertAlign w:val="superscript"/>
          <w:lang w:val="en-GB"/>
        </w:rPr>
        <w:t>th</w:t>
      </w:r>
      <w:r w:rsidRPr="002A3B2A">
        <w:rPr>
          <w:rFonts w:ascii="Times New Roman" w:hAnsi="Times New Roman" w:cs="Times New Roman"/>
          <w:lang w:val="en-GB"/>
        </w:rPr>
        <w:t xml:space="preserve"> day and thereafter daily until the eggs hatched or the nest failed. We </w:t>
      </w:r>
      <w:r w:rsidR="004C67A7" w:rsidRPr="002A3B2A">
        <w:rPr>
          <w:rFonts w:ascii="Times New Roman" w:hAnsi="Times New Roman" w:cs="Times New Roman"/>
          <w:lang w:val="en-GB"/>
        </w:rPr>
        <w:t xml:space="preserve">weighed chicks as soon as possible after hatching and </w:t>
      </w:r>
      <w:r w:rsidRPr="002A3B2A">
        <w:rPr>
          <w:rFonts w:ascii="Times New Roman" w:hAnsi="Times New Roman" w:cs="Times New Roman"/>
          <w:lang w:val="en-GB"/>
        </w:rPr>
        <w:t xml:space="preserve">marked </w:t>
      </w:r>
      <w:r w:rsidR="004C67A7" w:rsidRPr="002A3B2A">
        <w:rPr>
          <w:rFonts w:ascii="Times New Roman" w:hAnsi="Times New Roman" w:cs="Times New Roman"/>
          <w:lang w:val="en-GB"/>
        </w:rPr>
        <w:t>them</w:t>
      </w:r>
      <w:r w:rsidRPr="002A3B2A">
        <w:rPr>
          <w:rFonts w:ascii="Times New Roman" w:hAnsi="Times New Roman" w:cs="Times New Roman"/>
          <w:lang w:val="en-GB"/>
        </w:rPr>
        <w:t xml:space="preserve"> with an alphanumeric metal and a single colour ring for subsequent identification in the chance that these individuals recruited into the breeding population as adults in future years.</w:t>
      </w:r>
    </w:p>
    <w:p w14:paraId="4A9CB016" w14:textId="77777777" w:rsidR="005B1853" w:rsidRPr="002A3B2A" w:rsidRDefault="005B1853" w:rsidP="00E13C34">
      <w:pPr>
        <w:suppressLineNumbers/>
        <w:spacing w:line="360" w:lineRule="auto"/>
        <w:jc w:val="both"/>
        <w:rPr>
          <w:rFonts w:ascii="Times New Roman" w:hAnsi="Times New Roman" w:cs="Times New Roman"/>
          <w:lang w:val="en-GB"/>
        </w:rPr>
      </w:pPr>
    </w:p>
    <w:p w14:paraId="781C1215" w14:textId="0B54A4E4" w:rsidR="005B1853" w:rsidRPr="002A3B2A" w:rsidRDefault="005B185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lastRenderedPageBreak/>
        <w:t xml:space="preserve">For the years 2006 to 2016 all longitudinal data collected has been compiled as part of the </w:t>
      </w:r>
      <w:proofErr w:type="spellStart"/>
      <w:r w:rsidRPr="002A3B2A">
        <w:rPr>
          <w:rFonts w:ascii="Times New Roman" w:hAnsi="Times New Roman" w:cs="Times New Roman"/>
          <w:i/>
          <w:iCs/>
          <w:lang w:val="en-GB"/>
        </w:rPr>
        <w:t>CeutaOPEN</w:t>
      </w:r>
      <w:proofErr w:type="spellEnd"/>
      <w:r w:rsidRPr="002A3B2A">
        <w:rPr>
          <w:rFonts w:ascii="Times New Roman" w:hAnsi="Times New Roman" w:cs="Times New Roman"/>
          <w:lang w:val="en-GB"/>
        </w:rPr>
        <w:t xml:space="preserve"> project – an open-access database for individual-based field studies in evolutionary ecology and conservation biology</w:t>
      </w:r>
      <w:r w:rsidR="002A6B5F">
        <w:rPr>
          <w:rFonts w:ascii="Times New Roman" w:hAnsi="Times New Roman" w:cs="Times New Roman"/>
          <w:lang w:val="en-GB"/>
        </w:rPr>
        <w:t xml:space="preserv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&lt;citation&gt;&lt;priority&gt;39&lt;/priority&gt;&lt;uuid&gt;9FF60A12-07AE-4A7E-9A94-6520CCD6EC9A&lt;/uuid&gt;&lt;publications&gt;&lt;publication&gt;&lt;subtype&gt;400&lt;/subtype&gt;&lt;title&gt;CeutaOPEN, individual-based field observations of breeding snowy plovers Charadrius nivosus&lt;/title&gt;&lt;volume&gt;7&lt;/volume&gt;&lt;publication_date&gt;99202000001200000000200000&lt;/publication_date&gt;&lt;uuid&gt;B9E2646B-503E-448B-BF93-F106B80243CB&lt;/uuid&gt;&lt;type&gt;400&lt;/type&gt;&lt;number&gt;1&lt;/number&gt;&lt;startpage&gt;149&lt;/startpage&gt;&lt;bundle&gt;&lt;publication&gt;&lt;title&gt;Scientific Data&lt;/title&gt;&lt;uuid&gt;71C596FC-C010-4F34-B767-98E33DD93EEA&lt;/uuid&gt;&lt;subtype&gt;-100&lt;/subtype&gt;&lt;type&gt;-100&lt;/type&gt;&lt;/publication&gt;&lt;/bundl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2020a)</w:t>
      </w:r>
      <w:r w:rsidR="005E3F2A">
        <w:rPr>
          <w:rFonts w:ascii="Times New Roman" w:hAnsi="Times New Roman" w:cs="Times New Roman"/>
        </w:rPr>
        <w:fldChar w:fldCharType="end"/>
      </w:r>
      <w:r w:rsidRPr="002A3B2A">
        <w:rPr>
          <w:rFonts w:ascii="Times New Roman" w:hAnsi="Times New Roman" w:cs="Times New Roman"/>
          <w:lang w:val="en-GB"/>
        </w:rPr>
        <w:t xml:space="preserve">. We accessed these data directly from the open source repository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&lt;citation&gt;&lt;priority&gt;40&lt;/priority&gt;&lt;uuid&gt;EC6BB558-3F1C-48B8-A820-53EB2A402F05&lt;/uuid&gt;&lt;publications&gt;&lt;publication&gt;&lt;subtype&gt;400&lt;/subtype&gt;&lt;title&gt;CeutaOPEN v1.5. Open Science Framework&lt;/title&gt;&lt;publication_date&gt;99202000001200000000200000&lt;/publication_date&gt;&lt;uuid&gt;8A266B17-C74A-4B9D-B165-51979E476393&lt;/uuid&gt;&lt;type&gt;400&lt;/typ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2020b)</w:t>
      </w:r>
      <w:r w:rsidR="005E3F2A">
        <w:rPr>
          <w:rFonts w:ascii="Times New Roman" w:hAnsi="Times New Roman" w:cs="Times New Roman"/>
        </w:rPr>
        <w:fldChar w:fldCharType="end"/>
      </w:r>
      <w:r w:rsidRPr="002A3B2A">
        <w:rPr>
          <w:rFonts w:ascii="Times New Roman" w:hAnsi="Times New Roman" w:cs="Times New Roman"/>
          <w:lang w:val="en-GB"/>
        </w:rPr>
        <w:t xml:space="preserve"> and supplemented them with data from four additional field seasons: 2017, 2018, 2019, and 2020. The </w:t>
      </w:r>
      <w:proofErr w:type="spellStart"/>
      <w:r w:rsidRPr="002A3B2A">
        <w:rPr>
          <w:rFonts w:ascii="Times New Roman" w:hAnsi="Times New Roman" w:cs="Times New Roman"/>
          <w:i/>
          <w:iCs/>
          <w:lang w:val="en-GB"/>
        </w:rPr>
        <w:t>CeutaOPEN</w:t>
      </w:r>
      <w:proofErr w:type="spellEnd"/>
      <w:r w:rsidRPr="002A3B2A">
        <w:rPr>
          <w:rFonts w:ascii="Times New Roman" w:hAnsi="Times New Roman" w:cs="Times New Roman"/>
          <w:lang w:val="en-GB"/>
        </w:rPr>
        <w:t xml:space="preserve"> database is composed of five tables that correspond to our routine data collection in the field</w:t>
      </w:r>
      <w:r w:rsidR="002E6A21">
        <w:rPr>
          <w:rFonts w:ascii="Times New Roman" w:hAnsi="Times New Roman" w:cs="Times New Roman"/>
          <w:lang w:val="en-GB"/>
        </w:rPr>
        <w:t xml:space="preserve"> </w:t>
      </w:r>
      <w:r w:rsidR="005E3F2A">
        <w:rPr>
          <w:rFonts w:ascii="Times New Roman" w:hAnsi="Times New Roman" w:cs="Times New Roman"/>
          <w:lang w:val="en-GB"/>
        </w:rPr>
        <w:fldChar w:fldCharType="begin"/>
      </w:r>
      <w:r w:rsidR="00472B4F">
        <w:rPr>
          <w:rFonts w:ascii="Times New Roman" w:hAnsi="Times New Roman" w:cs="Times New Roman"/>
          <w:lang w:val="en-GB"/>
        </w:rPr>
        <w:instrText xml:space="preserve"> ADDIN PAPERS2_CITATIONS &lt;citation&gt;&lt;priority&gt;41&lt;/priority&gt;&lt;uuid&gt;4E7B08CE-5F0B-4492-AE8F-6B6B9E7D2174&lt;/uuid&gt;&lt;publications&gt;&lt;publication&gt;&lt;subtype&gt;400&lt;/subtype&gt;&lt;title&gt;Practical guide for investigating breeding ecology of Kentish plover Charadrius alexandrinus&lt;/title&gt;&lt;publication_date&gt;99200600001200000000200000&lt;/publication_date&gt;&lt;uuid&gt;B0F4BB50-D055-4974-B67B-862CC99932E6&lt;/uuid&gt;&lt;type&gt;400&lt;/type&gt;&lt;subtitle&gt;Version 1&lt;/subtitle&gt;&lt;bundle&gt;&lt;publication&gt;&lt;title&gt;University of Bath&lt;/title&gt;&lt;uuid&gt;A8C5D8FE-5981-47F1-BA3F-8A08F15DAA27&lt;/uuid&gt;&lt;subtype&gt;-100&lt;/subtype&gt;&lt;type&gt;-100&lt;/type&gt;&lt;/publication&gt;&lt;/bundle&gt;&lt;authors&gt;&lt;author&gt;&lt;lastName&gt;Székely&lt;/lastName&gt;&lt;firstName&gt;Tamás&lt;/firstName&gt;&lt;/author&gt;&lt;author&gt;&lt;lastName&gt;Kosztolányi&lt;/lastName&gt;&lt;firstName&gt;András&lt;/firstName&gt;&lt;/author&gt;&lt;/authors&gt;&lt;/publication&gt;&lt;/publications&gt;&lt;cites&gt;&lt;/cites&gt;&lt;/citation&gt;</w:instrText>
      </w:r>
      <w:r w:rsidR="005E3F2A">
        <w:rPr>
          <w:rFonts w:ascii="Times New Roman" w:hAnsi="Times New Roman" w:cs="Times New Roman"/>
          <w:lang w:val="en-GB"/>
        </w:rPr>
        <w:fldChar w:fldCharType="separate"/>
      </w:r>
      <w:r w:rsidR="00472B4F">
        <w:rPr>
          <w:rFonts w:ascii="Times New Roman" w:hAnsi="Times New Roman" w:cs="Times New Roman"/>
        </w:rPr>
        <w:t>(Székely &amp; Kosztolányi, 2006)</w:t>
      </w:r>
      <w:r w:rsidR="005E3F2A">
        <w:rPr>
          <w:rFonts w:ascii="Times New Roman" w:hAnsi="Times New Roman" w:cs="Times New Roman"/>
          <w:lang w:val="en-GB"/>
        </w:rPr>
        <w:fldChar w:fldCharType="end"/>
      </w:r>
      <w:r w:rsidRPr="002A3B2A">
        <w:rPr>
          <w:rFonts w:ascii="Times New Roman" w:hAnsi="Times New Roman" w:cs="Times New Roman"/>
          <w:lang w:val="en-GB"/>
        </w:rPr>
        <w:t xml:space="preserve">. Here we used the “Captures”, “Resights”, and “Nests” tables. The “Captures” and “Resights” tables contain information about all the individuals captured and observed, whereas the “Nests” table contains the morphometric and spatiotemporal information related to each nest monitored. Please refer to our </w:t>
      </w:r>
      <w:commentRangeStart w:id="92"/>
      <w:proofErr w:type="spellStart"/>
      <w:r w:rsidRPr="002A3B2A">
        <w:rPr>
          <w:rFonts w:ascii="Times New Roman" w:hAnsi="Times New Roman" w:cs="Times New Roman"/>
          <w:lang w:val="en-GB"/>
        </w:rPr>
        <w:t>RMarkdown</w:t>
      </w:r>
      <w:proofErr w:type="spellEnd"/>
      <w:r w:rsidRPr="002A3B2A">
        <w:rPr>
          <w:rFonts w:ascii="Times New Roman" w:hAnsi="Times New Roman" w:cs="Times New Roman"/>
          <w:lang w:val="en-GB"/>
        </w:rPr>
        <w:t xml:space="preserve"> vignette </w:t>
      </w:r>
      <w:commentRangeEnd w:id="92"/>
      <w:r w:rsidR="002E6A21">
        <w:rPr>
          <w:rStyle w:val="CommentReference"/>
          <w:rFonts w:ascii="Times New Roman" w:eastAsia="Times New Roman" w:hAnsi="Times New Roman" w:cs="Times New Roman"/>
        </w:rPr>
        <w:commentReference w:id="92"/>
      </w:r>
      <w:r w:rsidRPr="002A3B2A">
        <w:rPr>
          <w:rFonts w:ascii="Times New Roman" w:hAnsi="Times New Roman" w:cs="Times New Roman"/>
          <w:lang w:val="en-GB"/>
        </w:rPr>
        <w:t xml:space="preserve">that connects to </w:t>
      </w:r>
      <w:proofErr w:type="spellStart"/>
      <w:r w:rsidRPr="002A3B2A">
        <w:rPr>
          <w:rFonts w:ascii="Times New Roman" w:hAnsi="Times New Roman" w:cs="Times New Roman"/>
          <w:i/>
          <w:iCs/>
          <w:lang w:val="en-GB"/>
        </w:rPr>
        <w:t>CeutaOPEN</w:t>
      </w:r>
      <w:proofErr w:type="spellEnd"/>
      <w:r w:rsidRPr="002A3B2A">
        <w:rPr>
          <w:rFonts w:ascii="Times New Roman" w:hAnsi="Times New Roman" w:cs="Times New Roman"/>
          <w:lang w:val="en-GB"/>
        </w:rPr>
        <w:t xml:space="preserve"> and reproduces all analytical methods and results discussed below (Supplementary File 1).</w:t>
      </w:r>
    </w:p>
    <w:p w14:paraId="7D38E503" w14:textId="0AAB1B7A" w:rsidR="00DC61D9" w:rsidRPr="002A3B2A" w:rsidRDefault="00DC61D9" w:rsidP="00E13C34">
      <w:pPr>
        <w:suppressLineNumbers/>
        <w:spacing w:line="360" w:lineRule="auto"/>
        <w:jc w:val="both"/>
        <w:rPr>
          <w:rFonts w:ascii="Times New Roman" w:hAnsi="Times New Roman" w:cs="Times New Roman"/>
          <w:lang w:val="en-GB"/>
        </w:rPr>
      </w:pPr>
    </w:p>
    <w:p w14:paraId="2D416210" w14:textId="77777777" w:rsidR="00CF1ADC" w:rsidRPr="002A3B2A" w:rsidRDefault="00CF1ADC" w:rsidP="002A3B2A">
      <w:pPr>
        <w:spacing w:line="360" w:lineRule="auto"/>
        <w:jc w:val="both"/>
        <w:rPr>
          <w:rFonts w:ascii="Times New Roman" w:hAnsi="Times New Roman" w:cs="Times New Roman"/>
          <w:b/>
          <w:i/>
          <w:lang w:val="en-GB"/>
        </w:rPr>
      </w:pPr>
      <w:r w:rsidRPr="002A3B2A">
        <w:rPr>
          <w:rFonts w:ascii="Times New Roman" w:hAnsi="Times New Roman" w:cs="Times New Roman"/>
          <w:i/>
          <w:iCs/>
          <w:lang w:val="en-GB"/>
        </w:rPr>
        <w:t>Statistical Analyses</w:t>
      </w:r>
    </w:p>
    <w:p w14:paraId="405BCCB0" w14:textId="7B8C7776" w:rsidR="00CF1ADC" w:rsidRPr="002A3B2A" w:rsidRDefault="00CF1ADC" w:rsidP="002A3B2A">
      <w:pPr>
        <w:spacing w:line="360" w:lineRule="auto"/>
        <w:jc w:val="both"/>
        <w:rPr>
          <w:rFonts w:ascii="Times New Roman" w:hAnsi="Times New Roman" w:cs="Times New Roman"/>
          <w:lang w:val="en-GB"/>
        </w:rPr>
      </w:pPr>
      <w:r w:rsidRPr="002A3B2A">
        <w:rPr>
          <w:rFonts w:ascii="Times New Roman" w:hAnsi="Times New Roman" w:cs="Times New Roman"/>
          <w:i/>
          <w:lang w:val="en-GB"/>
        </w:rPr>
        <w:t>Age estimation of individuals with unknown origin</w:t>
      </w:r>
      <w:r w:rsidRPr="002A3B2A">
        <w:rPr>
          <w:rFonts w:ascii="Times New Roman" w:hAnsi="Times New Roman" w:cs="Times New Roman"/>
          <w:lang w:val="en-GB"/>
        </w:rPr>
        <w:t xml:space="preserve">—Investigating age-dependent processes of  marked populations in the wild is challenging as they are often composed of a mix of individuals that are of known or unknown age </w:t>
      </w:r>
      <w:r w:rsidR="002E6A21" w:rsidRPr="005E3F2A">
        <w:rPr>
          <w:rFonts w:ascii="Times New Roman" w:hAnsi="Times New Roman" w:cs="Times New Roman"/>
          <w:noProof/>
        </w:rPr>
        <w:fldChar w:fldCharType="begin"/>
      </w:r>
      <w:r w:rsidR="00472B4F">
        <w:rPr>
          <w:rFonts w:ascii="Times New Roman" w:hAnsi="Times New Roman" w:cs="Times New Roman"/>
          <w:noProof/>
        </w:rPr>
        <w:instrText xml:space="preserve"> ADDIN PAPERS2_CITATIONS &lt;citation&gt;&lt;priority&gt;0&lt;/priority&gt;&lt;uuid&gt;B27B2E14-CC50-48F3-91C7-331B9FBD9A3D&lt;/uuid&gt;&lt;publications&gt;&lt;publication&gt;&lt;subtype&gt;400&lt;/subtype&gt;&lt;title&gt;BaSTA: An R package for Bayesian estimation of age-specific survival from incomplete mark-recapture/recovery data with covariates&lt;/title&gt;&lt;volume&gt;3&lt;/volume&gt;&lt;publication_date&gt;99201200001200000000200000&lt;/publication_date&gt;&lt;uuid&gt;9033BDA7-CAC9-404A-8643-7EFD73351F3D&lt;/uuid&gt;&lt;type&gt;400&lt;/type&gt;&lt;number&gt;3&lt;/number&gt;&lt;startpage&gt;466-470&lt;/startpage&gt;&lt;bundle&gt;&lt;publication&gt;&lt;title&gt;Methods in Ecology and Evolution&lt;/title&gt;&lt;uuid&gt;FE75FE46-C2FE-4741-8C7B-B49DDE2AAA7C&lt;/uuid&gt;&lt;subtype&gt;-100&lt;/subtype&gt;&lt;publisher&gt;Wiley/Blackwell (10.1111)&lt;/publisher&gt;&lt;type&gt;-100&lt;/type&gt;&lt;/publication&gt;&lt;/bundle&gt;&lt;authors&gt;&lt;author&gt;&lt;lastName&gt;Colchero&lt;/lastName&gt;&lt;firstName&gt;Fernando&lt;/firstName&gt;&lt;/author&gt;&lt;author&gt;&lt;lastName&gt;Jones&lt;/lastName&gt;&lt;firstName&gt;Owen&lt;/firstName&gt;&lt;middleNames&gt;R&lt;/middleNames&gt;&lt;/author&gt;&lt;author&gt;&lt;lastName&gt;Rebke&lt;/lastName&gt;&lt;firstName&gt;Maren&lt;/firstName&gt;&lt;/author&gt;&lt;/authors&gt;&lt;/publication&gt;&lt;/publications&gt;&lt;cites&gt;&lt;/cites&gt;&lt;/citation&gt;</w:instrText>
      </w:r>
      <w:r w:rsidR="002E6A21" w:rsidRPr="005E3F2A">
        <w:rPr>
          <w:rFonts w:ascii="Times New Roman" w:hAnsi="Times New Roman" w:cs="Times New Roman"/>
          <w:noProof/>
        </w:rPr>
        <w:fldChar w:fldCharType="separate"/>
      </w:r>
      <w:r w:rsidR="00472B4F">
        <w:rPr>
          <w:rFonts w:ascii="Times New Roman" w:hAnsi="Times New Roman" w:cs="Times New Roman"/>
        </w:rPr>
        <w:t xml:space="preserve">(Colchero </w:t>
      </w:r>
      <w:r w:rsidR="00472B4F">
        <w:rPr>
          <w:rFonts w:ascii="Times New Roman" w:hAnsi="Times New Roman" w:cs="Times New Roman"/>
          <w:i/>
          <w:iCs/>
        </w:rPr>
        <w:t>et al.</w:t>
      </w:r>
      <w:r w:rsidR="00472B4F">
        <w:rPr>
          <w:rFonts w:ascii="Times New Roman" w:hAnsi="Times New Roman" w:cs="Times New Roman"/>
        </w:rPr>
        <w:t>, 2012)</w:t>
      </w:r>
      <w:r w:rsidR="002E6A21" w:rsidRPr="005E3F2A">
        <w:rPr>
          <w:rFonts w:ascii="Times New Roman" w:hAnsi="Times New Roman" w:cs="Times New Roman"/>
          <w:noProof/>
        </w:rPr>
        <w:fldChar w:fldCharType="end"/>
      </w:r>
      <w:r w:rsidRPr="002A3B2A">
        <w:rPr>
          <w:rFonts w:ascii="Times New Roman" w:hAnsi="Times New Roman" w:cs="Times New Roman"/>
          <w:lang w:val="en-GB"/>
        </w:rPr>
        <w:t xml:space="preserve"> – with the former being individuals initially marked at birth (i.e., ‘uncensored’), and the latter being immigrants of unknown age or those that were born before the study’s first marking occasion (i.e., ‘left-truncated’). To estimate the ages of unknown individuals in our marked population we employed a capture-mark-recapture analysis using the ‘Bayesian Survival Trajectory Analysis’ (</w:t>
      </w:r>
      <w:proofErr w:type="spellStart"/>
      <w:r w:rsidRPr="002A3B2A">
        <w:rPr>
          <w:rFonts w:ascii="Times New Roman" w:hAnsi="Times New Roman" w:cs="Times New Roman"/>
          <w:lang w:val="en-GB"/>
        </w:rPr>
        <w:t>BaSTA</w:t>
      </w:r>
      <w:proofErr w:type="spellEnd"/>
      <w:r w:rsidRPr="002A3B2A">
        <w:rPr>
          <w:rFonts w:ascii="Times New Roman" w:hAnsi="Times New Roman" w:cs="Times New Roman"/>
          <w:lang w:val="en-GB"/>
        </w:rPr>
        <w:t xml:space="preserve">) package in R (v1.9.4, </w:t>
      </w:r>
      <w:r w:rsidR="002E6A21" w:rsidRPr="002E6A21">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&lt;citation&gt;&lt;priority&gt;0&lt;/priority&gt;&lt;uuid&gt;6DE60C8F-6B8B-4511-B2AC-6762EC0DAD16&lt;/uuid&gt;&lt;publications&gt;&lt;publication&gt;&lt;subtype&gt;400&lt;/subtype&gt;&lt;title&gt;BaSTA: An R package for Bayesian estimation of age-specific survival from incomplete mark-recapture/recovery data with covariates&lt;/title&gt;&lt;volume&gt;3&lt;/volume&gt;&lt;publication_date&gt;99201200001200000000200000&lt;/publication_date&gt;&lt;uuid&gt;9033BDA7-CAC9-404A-8643-7EFD73351F3D&lt;/uuid&gt;&lt;type&gt;400&lt;/type&gt;&lt;number&gt;3&lt;/number&gt;&lt;startpage&gt;466-470&lt;/startpage&gt;&lt;bundle&gt;&lt;publication&gt;&lt;title&gt;Methods in Ecology and Evolution&lt;/title&gt;&lt;uuid&gt;FE75FE46-C2FE-4741-8C7B-B49DDE2AAA7C&lt;/uuid&gt;&lt;subtype&gt;-100&lt;/subtype&gt;&lt;publisher&gt;Wiley/Blackwell (10.1111)&lt;/publisher&gt;&lt;type&gt;-100&lt;/type&gt;&lt;/publication&gt;&lt;/bundle&gt;&lt;authors&gt;&lt;author&gt;&lt;lastName&gt;Colchero&lt;/lastName&gt;&lt;firstName&gt;Fernando&lt;/firstName&gt;&lt;/author&gt;&lt;author&gt;&lt;lastName&gt;Jones&lt;/lastName&gt;&lt;firstName&gt;Owen&lt;/firstName&gt;&lt;middleNames&gt;R&lt;/middleNames&gt;&lt;/author&gt;&lt;author&gt;&lt;lastName&gt;Rebke&lt;/lastName&gt;&lt;firstName&gt;Maren&lt;/firstName&gt;&lt;/author&gt;&lt;/authors&gt;&lt;/publication&gt;&lt;/publications&gt;&lt;cites&gt;&lt;/cites&gt;&lt;/citation&gt;</w:instrText>
      </w:r>
      <w:r w:rsidR="002E6A21" w:rsidRPr="002E6A21">
        <w:rPr>
          <w:rFonts w:ascii="Times New Roman" w:hAnsi="Times New Roman" w:cs="Times New Roman"/>
        </w:rPr>
        <w:fldChar w:fldCharType="separate"/>
      </w:r>
      <w:r w:rsidR="00472B4F">
        <w:rPr>
          <w:rFonts w:ascii="Times New Roman" w:hAnsi="Times New Roman" w:cs="Times New Roman"/>
        </w:rPr>
        <w:t xml:space="preserve">Colchero </w:t>
      </w:r>
      <w:r w:rsidR="00472B4F">
        <w:rPr>
          <w:rFonts w:ascii="Times New Roman" w:hAnsi="Times New Roman" w:cs="Times New Roman"/>
          <w:i/>
          <w:iCs/>
        </w:rPr>
        <w:t>et al.</w:t>
      </w:r>
      <w:r w:rsidR="00472B4F">
        <w:rPr>
          <w:rFonts w:ascii="Times New Roman" w:hAnsi="Times New Roman" w:cs="Times New Roman"/>
        </w:rPr>
        <w:t>, 2012)</w:t>
      </w:r>
      <w:r w:rsidR="002E6A21" w:rsidRPr="002E6A21">
        <w:rPr>
          <w:rFonts w:ascii="Times New Roman" w:hAnsi="Times New Roman" w:cs="Times New Roman"/>
          <w:lang w:val="en-GB"/>
        </w:rPr>
        <w:fldChar w:fldCharType="end"/>
      </w:r>
      <w:r w:rsidRPr="002A3B2A">
        <w:rPr>
          <w:rFonts w:ascii="Times New Roman" w:hAnsi="Times New Roman" w:cs="Times New Roman"/>
          <w:lang w:val="en-GB"/>
        </w:rPr>
        <w:t xml:space="preserve">, which uses a Bayesian hierarchical framework to fit parametric survival functions of the marked population while accounting for imperfect detection. </w:t>
      </w:r>
      <w:proofErr w:type="spellStart"/>
      <w:r w:rsidRPr="002A3B2A">
        <w:rPr>
          <w:rFonts w:ascii="Times New Roman" w:hAnsi="Times New Roman" w:cs="Times New Roman"/>
          <w:lang w:val="en-GB"/>
        </w:rPr>
        <w:t>BaSTA</w:t>
      </w:r>
      <w:proofErr w:type="spellEnd"/>
      <w:r w:rsidRPr="002A3B2A">
        <w:rPr>
          <w:rFonts w:ascii="Times New Roman" w:hAnsi="Times New Roman" w:cs="Times New Roman"/>
          <w:lang w:val="en-GB"/>
        </w:rPr>
        <w:t xml:space="preserve"> derives birth year estimates of left-truncated individuals from the population mean of the projected survival function. As snowy plovers show prominent sex differences in survival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&lt;citation&gt;&lt;priority&gt;44&lt;/priority&gt;&lt;uuid&gt;2A92D53C-68C5-4E1D-9119-0F9185213B2D&lt;/uuid&gt;&lt;publications&gt;&lt;publication&gt;&lt;subtype&gt;400&lt;/subtype&gt;&lt;title&gt;Sex-specific early survival drives adult sex ratio bias in snowy plovers and impacts mating system and population growth&lt;/title&gt;&lt;volume&gt;114&lt;/volume&gt;&lt;publication_date&gt;99201700001200000000200000&lt;/publication_date&gt;&lt;uuid&gt;0404A0D7-38E6-4730-B3B6-1B85A9CA69D0&lt;/uuid&gt;&lt;type&gt;400&lt;/type&gt;&lt;number&gt;27&lt;/number&gt;&lt;startpage&gt;e5474-e5481&lt;/startpage&gt;&lt;bundle&gt;&lt;publication&gt;&lt;title&gt;Proceedings of the National Academy of Sciences of the United States of America&lt;/title&gt;&lt;uuid&gt;99244C09-533F-4AD5-96A8-E8AE53D32775&lt;/uuid&gt;&lt;subtype&gt;-100&lt;/subtype&gt;&lt;publisher&gt;National Acad Sciences&lt;/publisher&gt;&lt;type&gt;-100&lt;/type&gt;&lt;/publication&gt;&lt;/bundle&gt;&lt;authors&gt;&lt;author&gt;&lt;lastName&gt;Eberhart-Phillips&lt;/lastName&gt;&lt;firstName&gt;Luke&lt;/firstName&gt;&lt;middleNames&gt;J&lt;/middleNames&gt;&lt;/author&gt;&lt;author&gt;&lt;lastName&gt;Küpper&lt;/lastName&gt;&lt;firstName&gt;Clemens&lt;/firstName&gt;&lt;/author&gt;&lt;author&gt;&lt;lastName&gt;Miller&lt;/lastName&gt;&lt;firstName&gt;Tom&lt;/firstName&gt;&lt;middleNames&gt;E X&lt;/middleNames&gt;&lt;/author&gt;&lt;author&gt;&lt;lastName&gt;Cruz-López&lt;/lastName&gt;&lt;firstName&gt;Medardo&lt;/firstName&gt;&lt;/author&gt;&lt;author&gt;&lt;lastName&gt;Maher&lt;/lastName&gt;&lt;firstName&gt;Kathryn&lt;/firstName&gt;&lt;middleNames&gt;H&lt;/middleNames&gt;&lt;/author&gt;&lt;author&gt;&lt;lastName&gt;Remedios&lt;/lastName&gt;&lt;firstName&gt;Natalie&lt;/firstName&gt;&lt;droppingParticle&gt;dos&lt;/droppingParticle&gt;&lt;/author&gt;&lt;author&gt;&lt;lastName&gt;Stoffel&lt;/lastName&gt;&lt;firstName&gt;Martin&lt;/firstName&gt;&lt;middleNames&gt;A&lt;/middleNames&gt;&lt;/author&gt;&lt;author&gt;&lt;lastName&gt;Hoffman&lt;/lastName&gt;&lt;firstName&gt;Joseph&lt;/firstName&gt;&lt;middleNames&gt;I&lt;/middleNames&gt;&lt;/author&gt;&lt;author&gt;&lt;lastName&gt;Krüger&lt;/lastName&gt;&lt;firstName&gt;Oliver&lt;/firstName&gt;&lt;/author&gt;&lt;author&gt;&lt;lastName&gt;Székely&lt;/lastName&gt;&lt;firstName&gt;Tamás&lt;/firstName&gt;&lt;/author&gt;&lt;/authors&gt;&lt;/publication&gt;&lt;publication&gt;&lt;subtype&gt;400&lt;/subtype&gt;&lt;publisher&gt;Nature Publishing Group&lt;/publisher&gt;&lt;title&gt;Demographic causes of adult sex ratio variation and their consequences for parental cooperation&lt;/title&gt;&lt;url&gt;https://www.nature.com/articles/s41467-018-03833-5&lt;/url&gt;&lt;volume&gt;9&lt;/volume&gt;&lt;publication_date&gt;99201804251200000000222000&lt;/publication_date&gt;&lt;uuid&gt;0A7AC72F-1AF5-47CE-8F59-D011BE870719&lt;/uuid&gt;&lt;type&gt;400&lt;/type&gt;&lt;number&gt;1&lt;/number&gt;&lt;doi&gt;10.1038/s41467-018-03833-5&lt;/doi&gt;&lt;startpage&gt;1&lt;/startpage&gt;&lt;endpage&gt;8&lt;/endpage&gt;&lt;bundle&gt;&lt;publication&gt;&lt;title&gt;Nature Communications&lt;/title&gt;&lt;uuid&gt;8C2ADE08-731F-44BA-AE93-77B7CD68F4CF&lt;/uuid&gt;&lt;subtype&gt;-100&lt;/subtype&gt;&lt;publisher&gt;Nature Publishing Group&lt;/publisher&gt;&lt;type&gt;-100&lt;/type&gt;&lt;/publication&gt;&lt;/bundle&gt;&lt;authors&gt;&lt;author&gt;&lt;lastName&gt;Eberhart-Phillips&lt;/lastName&gt;&lt;firstName&gt;Luke&lt;/firstName&gt;&lt;middleNames&gt;J&lt;/middleNames&gt;&lt;/author&gt;&lt;author&gt;&lt;lastName&gt;Küpper&lt;/lastName&gt;&lt;firstName&gt;Clemens&lt;/firstName&gt;&lt;/author&gt;&lt;author&gt;&lt;lastName&gt;Carmona-Isunza&lt;/lastName&gt;&lt;firstName&gt;María&lt;/firstName&gt;&lt;middleNames&gt;Cristina&lt;/middleNames&gt;&lt;/author&gt;&lt;author&gt;&lt;lastName&gt;Vincze&lt;/lastName&gt;&lt;firstName&gt;Orsolya&lt;/firstName&gt;&lt;/author&gt;&lt;author&gt;&lt;lastName&gt;Zefania&lt;/lastName&gt;&lt;firstName&gt;Sama&lt;/firstName&gt;&lt;/author&gt;&lt;author&gt;&lt;lastName&gt;Cruz-López&lt;/lastName&gt;&lt;firstName&gt;Medardo&lt;/firstName&gt;&lt;/author&gt;&lt;author&gt;&lt;lastName&gt;Kosztolányi&lt;/lastName&gt;&lt;firstName&gt;András&lt;/firstName&gt;&lt;/author&gt;&lt;author&gt;&lt;lastName&gt;Miller&lt;/lastName&gt;&lt;firstName&gt;Tom&lt;/firstName&gt;&lt;middleNames&gt;E X&lt;/middleNames&gt;&lt;/author&gt;&lt;author&gt;&lt;lastName&gt;Barta&lt;/lastName&gt;&lt;firstName&gt;Zoltán&lt;/firstName&gt;&lt;/author&gt;&lt;author&gt;&lt;lastName&gt;Cuthill&lt;/lastName&gt;&lt;firstName&gt;Innes&lt;/firstName&gt;&lt;middleNames&gt;C&lt;/middleNames&gt;&lt;/author&gt;&lt;author&gt;&lt;lastName&gt;Burke&lt;/lastName&gt;&lt;firstName&gt;Terry&lt;/firstName&gt;&lt;/author&gt;&lt;author&gt;&lt;lastName&gt;Székely&lt;/lastName&gt;&lt;firstName&gt;Tamás&lt;/firstName&gt;&lt;/author&gt;&lt;author&gt;&lt;lastName&gt;Hoffman&lt;/lastName&gt;&lt;firstName&gt;Joseph&lt;/firstName&gt;&lt;middleNames&gt;I&lt;/middleNames&gt;&lt;/author&gt;&lt;author&gt;&lt;lastName&gt;Krüger&lt;/lastName&gt;&lt;firstName&gt;Oliver&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2017; 2018)</w:t>
      </w:r>
      <w:r w:rsidR="005E3F2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growth","type":"article-journal","volume":"114"},"uris":["http://www.mendeley.com/documents/?uuid=6ac6e260-1b81-4768-a50f-c5fc4bad61cf"]},{"id":"ITEM-2","itemData":{"DOI":"10.1038/s41467-018-03833-5","ISBN":"4146701803833","ISSN":"20411723","abstract":"The adult sex ratio (ASR) is a fundamental concept in population biology, sexual selection, and social evolution. However, it remains unclear which demographic processes generate ASR variation and how biases in ASR in turn affect social behaviour. Here, we evaluate the demographic mechanisms shaping ASR and their potential consequences for parental cooperation using detailed survival, fecundity, and behavioural data on 6119 individuals from six wild shorebird populations exhibiting flexible parental strategies. We show that these closely related populations express strikingly different ASRs, despite having similar ecologies and life histories, and that ASR variation is largely driven by sex differences in the apparent survival of juveniles. Furthermore, families in populations with biased ASRs were predominantly tended by a single parent, suggesting that parental cooperation breaks down with unbalanced sex ratios. Taken together, our results indicate that sex biases emerging during early life have profound consequences for social behaviour.","author":[{"dropping-particle":"","family":"Eberhart-Phillips","given":"Luke J","non-dropping-particle":"","parse-names":false,"suffix":""},{"dropping-particle":"","family":"Küpper","given":"Clemens","non-dropping-particle":"","parse-names":false,"suffix":""},{"dropping-particle":"","family":"Carmona-Isunza","given":"Mariá Cristina","non-dropping-particle":"","parse-names":false,"suffix":""},{"dropping-particle":"","family":"Vincze","given":"Orsolya","non-dropping-particle":"","parse-names":false,"suffix":""},{"dropping-particle":"","family":"Zefania","given":"Sama","non-dropping-particle":"","parse-names":false,"suffix":""},{"dropping-particle":"","family":"Cruz-López","given":"Medardo","non-dropping-particle":"","parse-names":false,"suffix":""},{"dropping-particle":"","family":"Kosztolányi","given":"András","non-dropping-particle":"","parse-names":false,"suffix":""},{"dropping-particle":"","family":"Miller","given":"Tom E.X.","non-dropping-particle":"","parse-names":false,"suffix":""},{"dropping-particle":"","family":"Barta","given":"Zoltán","non-dropping-particle":"","parse-names":false,"suffix":""},{"dropping-particle":"","family":"Cuthill","given":"Innes C.","non-dropping-particle":"","parse-names":false,"suffix":""},{"dropping-particle":"","family":"Burke","given":"Terry","non-dropping-particle":"","parse-names":false,"suffix":""},{"dropping-particle":"","family":"Székely","given":"Tamás","non-dropping-particle":"","parse-names":false,"suffix":""},{"dropping-particle":"","family":"Hoffman","given":"Joseph I.","non-dropping-particle":"","parse-names":false,"suffix":""},{"dropping-particle":"","family":"Krüger","given":"Oliver","non-dropping-particle":"","parse-names":false,"suffix":""}],"container-title":"Nature Communications","id":"ITEM-2","issued":{"date-parts":[["2018"]]},"page":"1651","publisher":"Springer US","title":"Demographic causes of adult sex ratio variation and their consequences for parental cooperation","type":"article-journal","volume":"9"},"uris":["http://www.mendeley.com/documents/?uuid=d91abd63-5794-40f9-8ae2-4b977dac5134"]}],"mendeley":{"formattedCitation":"(Eberhart-Phillips et al., 2017, 2018)","plainTextFormattedCitation":"(Eberhart-Phillips et al., 2017, 2018)","previouslyFormattedCitation":"(Eberhart-Phillips et al., 2017, 2018)"},"properties":{"noteIndex":0},"schema":"https://github.com/citation-style-language/schema/raw/master/csl-citation.json"}</w:instrText>
      </w:r>
      <w:r w:rsidR="00407296">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we estimated female-specific survival functions for this study. Due to high natal </w:t>
      </w:r>
      <w:proofErr w:type="gramStart"/>
      <w:r w:rsidRPr="002A3B2A">
        <w:rPr>
          <w:rFonts w:ascii="Times New Roman" w:hAnsi="Times New Roman" w:cs="Times New Roman"/>
          <w:lang w:val="en-GB"/>
        </w:rPr>
        <w:t>dispersal</w:t>
      </w:r>
      <w:proofErr w:type="gramEnd"/>
      <w:r w:rsidRPr="002A3B2A">
        <w:rPr>
          <w:rFonts w:ascii="Times New Roman" w:hAnsi="Times New Roman" w:cs="Times New Roman"/>
          <w:lang w:val="en-GB"/>
        </w:rPr>
        <w:t xml:space="preserve"> we could not confidently determine the fate of juveniles marked in our population. To acknowledge this uncertainty, our capture-mark-recapture sample only included individuals that survived to their first breeding season, </w:t>
      </w:r>
      <w:proofErr w:type="gramStart"/>
      <w:r w:rsidRPr="002A3B2A">
        <w:rPr>
          <w:rFonts w:ascii="Times New Roman" w:hAnsi="Times New Roman" w:cs="Times New Roman"/>
          <w:lang w:val="en-GB"/>
        </w:rPr>
        <w:t>i.e.</w:t>
      </w:r>
      <w:proofErr w:type="gramEnd"/>
      <w:r w:rsidRPr="002A3B2A">
        <w:rPr>
          <w:rFonts w:ascii="Times New Roman" w:hAnsi="Times New Roman" w:cs="Times New Roman"/>
          <w:lang w:val="en-GB"/>
        </w:rPr>
        <w:t xml:space="preserve"> we constrained first-year survival probability to 1.</w:t>
      </w:r>
    </w:p>
    <w:p w14:paraId="1CC863B7" w14:textId="77777777" w:rsidR="00CF1ADC" w:rsidRPr="002A3B2A" w:rsidRDefault="00CF1ADC" w:rsidP="00E13C34">
      <w:pPr>
        <w:suppressLineNumbers/>
        <w:spacing w:line="360" w:lineRule="auto"/>
        <w:jc w:val="both"/>
        <w:rPr>
          <w:rFonts w:ascii="Times New Roman" w:hAnsi="Times New Roman" w:cs="Times New Roman"/>
          <w:lang w:val="en-GB"/>
        </w:rPr>
      </w:pPr>
    </w:p>
    <w:p w14:paraId="4EA62CE9" w14:textId="003BA556" w:rsidR="00CF1ADC" w:rsidRPr="002A3B2A" w:rsidRDefault="00CF1ADC"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In total, our capture-mark-recapture data comprised of</w:t>
      </w:r>
      <w:r w:rsidR="00ED42DA">
        <w:rPr>
          <w:rFonts w:ascii="Times New Roman" w:hAnsi="Times New Roman" w:cs="Times New Roman"/>
          <w:lang w:val="en-GB"/>
        </w:rPr>
        <w:t xml:space="preserve"> </w:t>
      </w:r>
      <w:r w:rsidR="00C51779" w:rsidRPr="002A3B2A">
        <w:rPr>
          <w:rFonts w:ascii="Times New Roman" w:hAnsi="Times New Roman" w:cs="Times New Roman"/>
          <w:lang w:val="en-GB"/>
        </w:rPr>
        <w:t>450</w:t>
      </w:r>
      <w:r w:rsidRPr="002A3B2A">
        <w:rPr>
          <w:rFonts w:ascii="Times New Roman" w:hAnsi="Times New Roman" w:cs="Times New Roman"/>
          <w:lang w:val="en-GB"/>
        </w:rPr>
        <w:t xml:space="preserve"> uniquely marked females, of which 4</w:t>
      </w:r>
      <w:r w:rsidR="00C51779" w:rsidRPr="002A3B2A">
        <w:rPr>
          <w:rFonts w:ascii="Times New Roman" w:hAnsi="Times New Roman" w:cs="Times New Roman"/>
          <w:lang w:val="en-GB"/>
        </w:rPr>
        <w:t>5</w:t>
      </w:r>
      <w:r w:rsidRPr="002A3B2A">
        <w:rPr>
          <w:rFonts w:ascii="Times New Roman" w:hAnsi="Times New Roman" w:cs="Times New Roman"/>
          <w:lang w:val="en-GB"/>
        </w:rPr>
        <w:t xml:space="preserve"> hatched locally and subsequently recruited into the adult population as known-age individuals (</w:t>
      </w:r>
      <w:r w:rsidRPr="007355CC">
        <w:rPr>
          <w:rFonts w:ascii="Times New Roman" w:hAnsi="Times New Roman" w:cs="Times New Roman"/>
          <w:lang w:val="en-GB"/>
        </w:rPr>
        <w:t>Fig. 1a</w:t>
      </w:r>
      <w:r w:rsidRPr="002A3B2A">
        <w:rPr>
          <w:rFonts w:ascii="Times New Roman" w:hAnsi="Times New Roman" w:cs="Times New Roman"/>
          <w:lang w:val="en-GB"/>
        </w:rPr>
        <w:t xml:space="preserve">), and the remaining </w:t>
      </w:r>
      <w:r w:rsidR="00C51779" w:rsidRPr="002A3B2A">
        <w:rPr>
          <w:rFonts w:ascii="Times New Roman" w:hAnsi="Times New Roman" w:cs="Times New Roman"/>
          <w:lang w:val="en-GB"/>
        </w:rPr>
        <w:t>405</w:t>
      </w:r>
      <w:r w:rsidRPr="002A3B2A">
        <w:rPr>
          <w:rFonts w:ascii="Times New Roman" w:hAnsi="Times New Roman" w:cs="Times New Roman"/>
          <w:lang w:val="en-GB"/>
        </w:rPr>
        <w:t xml:space="preserve"> individuals were adults of unknown age and origin. Over the 1</w:t>
      </w:r>
      <w:r w:rsidR="00C51779" w:rsidRPr="002A3B2A">
        <w:rPr>
          <w:rFonts w:ascii="Times New Roman" w:hAnsi="Times New Roman" w:cs="Times New Roman"/>
          <w:lang w:val="en-GB"/>
        </w:rPr>
        <w:t>4</w:t>
      </w:r>
      <w:r w:rsidRPr="002A3B2A">
        <w:rPr>
          <w:rFonts w:ascii="Times New Roman" w:hAnsi="Times New Roman" w:cs="Times New Roman"/>
          <w:lang w:val="en-GB"/>
        </w:rPr>
        <w:t>-year study period we monitored the presence or absence of marked individuals annually by recapturing or observing them in the field, amounting to a total of 91</w:t>
      </w:r>
      <w:r w:rsidR="00C51779" w:rsidRPr="002A3B2A">
        <w:rPr>
          <w:rFonts w:ascii="Times New Roman" w:hAnsi="Times New Roman" w:cs="Times New Roman"/>
          <w:lang w:val="en-GB"/>
        </w:rPr>
        <w:t>6</w:t>
      </w:r>
      <w:r w:rsidRPr="002A3B2A">
        <w:rPr>
          <w:rFonts w:ascii="Times New Roman" w:hAnsi="Times New Roman" w:cs="Times New Roman"/>
          <w:lang w:val="en-GB"/>
        </w:rPr>
        <w:t xml:space="preserve"> post-birth detections of the 45</w:t>
      </w:r>
      <w:r w:rsidR="00C51779" w:rsidRPr="002A3B2A">
        <w:rPr>
          <w:rFonts w:ascii="Times New Roman" w:hAnsi="Times New Roman" w:cs="Times New Roman"/>
          <w:lang w:val="en-GB"/>
        </w:rPr>
        <w:t>0</w:t>
      </w:r>
      <w:r w:rsidRPr="002A3B2A">
        <w:rPr>
          <w:rFonts w:ascii="Times New Roman" w:hAnsi="Times New Roman" w:cs="Times New Roman"/>
          <w:lang w:val="en-GB"/>
        </w:rPr>
        <w:t xml:space="preserve"> females in our sample (median detections per adult = 2; mean = 2.</w:t>
      </w:r>
      <w:r w:rsidR="00156907" w:rsidRPr="002A3B2A">
        <w:rPr>
          <w:rFonts w:ascii="Times New Roman" w:hAnsi="Times New Roman" w:cs="Times New Roman"/>
          <w:lang w:val="en-GB"/>
        </w:rPr>
        <w:t>04</w:t>
      </w:r>
      <w:r w:rsidRPr="002A3B2A">
        <w:rPr>
          <w:rFonts w:ascii="Times New Roman" w:hAnsi="Times New Roman" w:cs="Times New Roman"/>
          <w:lang w:val="en-GB"/>
        </w:rPr>
        <w:t xml:space="preserve"> </w:t>
      </w:r>
      <w:r w:rsidRPr="002A3B2A">
        <w:rPr>
          <w:rFonts w:ascii="Times New Roman" w:hAnsi="Times New Roman" w:cs="Times New Roman"/>
          <w:i/>
          <w:lang w:val="en-GB"/>
        </w:rPr>
        <w:t xml:space="preserve">± </w:t>
      </w:r>
      <w:r w:rsidRPr="002A3B2A">
        <w:rPr>
          <w:rFonts w:ascii="Times New Roman" w:hAnsi="Times New Roman" w:cs="Times New Roman"/>
          <w:lang w:val="en-GB"/>
        </w:rPr>
        <w:t>1.</w:t>
      </w:r>
      <w:r w:rsidR="00156907" w:rsidRPr="002A3B2A">
        <w:rPr>
          <w:rFonts w:ascii="Times New Roman" w:hAnsi="Times New Roman" w:cs="Times New Roman"/>
          <w:lang w:val="en-GB"/>
        </w:rPr>
        <w:t>45</w:t>
      </w:r>
      <w:r w:rsidRPr="002A3B2A">
        <w:rPr>
          <w:rFonts w:ascii="Times New Roman" w:hAnsi="Times New Roman" w:cs="Times New Roman"/>
          <w:lang w:val="en-GB"/>
        </w:rPr>
        <w:t xml:space="preserve"> SD).</w:t>
      </w:r>
      <w:r w:rsidRPr="002A3B2A" w:rsidDel="005576BA">
        <w:rPr>
          <w:rFonts w:ascii="Times New Roman" w:hAnsi="Times New Roman" w:cs="Times New Roman"/>
          <w:lang w:val="en-GB"/>
        </w:rPr>
        <w:t xml:space="preserve"> </w:t>
      </w:r>
      <w:commentRangeStart w:id="93"/>
      <w:del w:id="94" w:author="Clemens" w:date="2021-05-05T11:57:00Z">
        <w:r w:rsidRPr="002A3B2A" w:rsidDel="00417950">
          <w:rPr>
            <w:rFonts w:ascii="Times New Roman" w:hAnsi="Times New Roman" w:cs="Times New Roman"/>
            <w:lang w:val="en-GB"/>
          </w:rPr>
          <w:delText xml:space="preserve">In short, BaSTA determined that </w:delText>
        </w:r>
      </w:del>
      <w:ins w:id="95" w:author="Clemens" w:date="2021-05-05T11:57:00Z">
        <w:r w:rsidR="00417950">
          <w:rPr>
            <w:rFonts w:ascii="Times New Roman" w:hAnsi="Times New Roman" w:cs="Times New Roman"/>
            <w:lang w:val="en-GB"/>
          </w:rPr>
          <w:t>A</w:t>
        </w:r>
      </w:ins>
      <w:del w:id="96" w:author="Clemens" w:date="2021-05-05T11:57:00Z">
        <w:r w:rsidRPr="002A3B2A" w:rsidDel="00417950">
          <w:rPr>
            <w:rFonts w:ascii="Times New Roman" w:hAnsi="Times New Roman" w:cs="Times New Roman"/>
            <w:lang w:val="en-GB"/>
          </w:rPr>
          <w:delText>a</w:delText>
        </w:r>
      </w:del>
      <w:r w:rsidRPr="002A3B2A">
        <w:rPr>
          <w:rFonts w:ascii="Times New Roman" w:hAnsi="Times New Roman" w:cs="Times New Roman"/>
          <w:lang w:val="en-GB"/>
        </w:rPr>
        <w:t xml:space="preserve"> logistic bathtub-shaped </w:t>
      </w:r>
      <w:commentRangeEnd w:id="93"/>
      <w:r w:rsidR="00417950">
        <w:rPr>
          <w:rStyle w:val="CommentReference"/>
          <w:rFonts w:ascii="Times New Roman" w:eastAsia="Times New Roman" w:hAnsi="Times New Roman" w:cs="Times New Roman"/>
        </w:rPr>
        <w:commentReference w:id="93"/>
      </w:r>
      <w:r w:rsidRPr="002A3B2A">
        <w:rPr>
          <w:rFonts w:ascii="Times New Roman" w:hAnsi="Times New Roman" w:cs="Times New Roman"/>
          <w:lang w:val="en-GB"/>
        </w:rPr>
        <w:t xml:space="preserve">mortality model </w:t>
      </w:r>
      <w:ins w:id="97" w:author="Clemens" w:date="2021-05-05T11:57:00Z">
        <w:r w:rsidR="00417950">
          <w:rPr>
            <w:rFonts w:ascii="Times New Roman" w:hAnsi="Times New Roman" w:cs="Times New Roman"/>
            <w:lang w:val="en-GB"/>
          </w:rPr>
          <w:t xml:space="preserve">had the </w:t>
        </w:r>
      </w:ins>
      <w:r w:rsidRPr="002A3B2A">
        <w:rPr>
          <w:rFonts w:ascii="Times New Roman" w:hAnsi="Times New Roman" w:cs="Times New Roman"/>
          <w:lang w:val="en-GB"/>
        </w:rPr>
        <w:t xml:space="preserve">best fit </w:t>
      </w:r>
      <w:ins w:id="98" w:author="Clemens" w:date="2021-05-05T11:57:00Z">
        <w:r w:rsidR="00417950">
          <w:rPr>
            <w:rFonts w:ascii="Times New Roman" w:hAnsi="Times New Roman" w:cs="Times New Roman"/>
            <w:lang w:val="en-GB"/>
          </w:rPr>
          <w:t xml:space="preserve">to </w:t>
        </w:r>
      </w:ins>
      <w:r w:rsidRPr="002A3B2A">
        <w:rPr>
          <w:rFonts w:ascii="Times New Roman" w:hAnsi="Times New Roman" w:cs="Times New Roman"/>
          <w:lang w:val="en-GB"/>
        </w:rPr>
        <w:t xml:space="preserve">our data – revealing that female mortality rate increased until age 5 years, after which it became constant </w:t>
      </w:r>
      <w:r w:rsidRPr="007355CC">
        <w:rPr>
          <w:rFonts w:ascii="Times New Roman" w:hAnsi="Times New Roman" w:cs="Times New Roman"/>
          <w:lang w:val="en-GB"/>
        </w:rPr>
        <w:t>(Fig. 1a; see Appendix S1 for detailed methods</w:t>
      </w:r>
      <w:r w:rsidRPr="002A3B2A">
        <w:rPr>
          <w:rFonts w:ascii="Times New Roman" w:hAnsi="Times New Roman" w:cs="Times New Roman"/>
          <w:lang w:val="en-GB"/>
        </w:rPr>
        <w:t xml:space="preserve">). </w:t>
      </w:r>
      <w:r w:rsidR="005F4E3F" w:rsidRPr="002A3B2A">
        <w:rPr>
          <w:rFonts w:ascii="Times New Roman" w:hAnsi="Times New Roman" w:cs="Times New Roman"/>
          <w:lang w:val="en-GB"/>
        </w:rPr>
        <w:t>Using</w:t>
      </w:r>
      <w:r w:rsidRPr="002A3B2A">
        <w:rPr>
          <w:rFonts w:ascii="Times New Roman" w:hAnsi="Times New Roman" w:cs="Times New Roman"/>
          <w:lang w:val="en-GB"/>
        </w:rPr>
        <w:t xml:space="preserve"> this model, </w:t>
      </w:r>
      <w:r w:rsidR="005F4E3F" w:rsidRPr="002A3B2A">
        <w:rPr>
          <w:rFonts w:ascii="Times New Roman" w:hAnsi="Times New Roman" w:cs="Times New Roman"/>
          <w:lang w:val="en-GB"/>
        </w:rPr>
        <w:t>we extracted the birth year estimate posteriors for each unknown-age individual in the capture-mark-recapture sample</w:t>
      </w:r>
      <w:r w:rsidRPr="002A3B2A">
        <w:rPr>
          <w:rFonts w:ascii="Times New Roman" w:hAnsi="Times New Roman" w:cs="Times New Roman"/>
          <w:lang w:val="en-GB"/>
        </w:rPr>
        <w:t>.</w:t>
      </w:r>
      <w:r w:rsidR="00C9462A" w:rsidRPr="002A3B2A">
        <w:rPr>
          <w:rFonts w:ascii="Times New Roman" w:hAnsi="Times New Roman" w:cs="Times New Roman"/>
          <w:lang w:val="en-GB"/>
        </w:rPr>
        <w:t xml:space="preserve"> Note that three individuals (one first encountered as an adult [CA1579] and two local recruits [CA2036 and CA1526]; </w:t>
      </w:r>
      <w:r w:rsidR="00C9462A" w:rsidRPr="007355CC">
        <w:rPr>
          <w:rFonts w:ascii="Times New Roman" w:hAnsi="Times New Roman" w:cs="Times New Roman"/>
          <w:lang w:val="en-GB"/>
        </w:rPr>
        <w:t>Fig. 2</w:t>
      </w:r>
      <w:r w:rsidR="00C9462A" w:rsidRPr="002A3B2A">
        <w:rPr>
          <w:rFonts w:ascii="Times New Roman" w:hAnsi="Times New Roman" w:cs="Times New Roman"/>
          <w:lang w:val="en-GB"/>
        </w:rPr>
        <w:t xml:space="preserve">) had been already marked two years prior to the start of our monitoring period (i.e., pre-2006) and were thus added to our sample after running </w:t>
      </w:r>
      <w:proofErr w:type="spellStart"/>
      <w:r w:rsidR="00C9462A" w:rsidRPr="002A3B2A">
        <w:rPr>
          <w:rFonts w:ascii="Times New Roman" w:hAnsi="Times New Roman" w:cs="Times New Roman"/>
          <w:lang w:val="en-GB"/>
        </w:rPr>
        <w:t>BaSTA</w:t>
      </w:r>
      <w:proofErr w:type="spellEnd"/>
      <w:r w:rsidR="00C9462A" w:rsidRPr="002A3B2A">
        <w:rPr>
          <w:rFonts w:ascii="Times New Roman" w:hAnsi="Times New Roman" w:cs="Times New Roman"/>
          <w:lang w:val="en-GB"/>
        </w:rPr>
        <w:t xml:space="preserve"> on the 2006–2020 capture-mark-recapture data.</w:t>
      </w:r>
    </w:p>
    <w:p w14:paraId="6C37C3A9" w14:textId="325A15B1" w:rsidR="00DA7A04" w:rsidRPr="002A3B2A" w:rsidRDefault="00DA7A04" w:rsidP="00E13C34">
      <w:pPr>
        <w:suppressLineNumbers/>
        <w:spacing w:line="360" w:lineRule="auto"/>
        <w:jc w:val="both"/>
        <w:rPr>
          <w:rFonts w:ascii="Times New Roman" w:hAnsi="Times New Roman" w:cs="Times New Roman"/>
          <w:lang w:val="en-GB"/>
        </w:rPr>
      </w:pPr>
    </w:p>
    <w:p w14:paraId="2560E606" w14:textId="655E76D9" w:rsidR="008E45A4" w:rsidRPr="002A3B2A" w:rsidRDefault="00DA7A04" w:rsidP="002A3B2A">
      <w:pPr>
        <w:spacing w:line="360" w:lineRule="auto"/>
        <w:jc w:val="both"/>
        <w:rPr>
          <w:rFonts w:ascii="Times New Roman" w:hAnsi="Times New Roman" w:cs="Times New Roman"/>
          <w:lang w:val="en-GB"/>
        </w:rPr>
      </w:pPr>
      <w:r w:rsidRPr="002A3B2A">
        <w:rPr>
          <w:rFonts w:ascii="Times New Roman" w:hAnsi="Times New Roman" w:cs="Times New Roman"/>
          <w:i/>
          <w:iCs/>
          <w:lang w:val="en-GB"/>
        </w:rPr>
        <w:t>Modelling seasonal variation in polyandry potential</w:t>
      </w:r>
      <w:r w:rsidR="00E10E1D" w:rsidRPr="002A3B2A">
        <w:rPr>
          <w:rFonts w:ascii="Times New Roman" w:hAnsi="Times New Roman" w:cs="Times New Roman"/>
          <w:i/>
          <w:iCs/>
          <w:lang w:val="en-GB"/>
        </w:rPr>
        <w:t xml:space="preserve"> (“Polyandry </w:t>
      </w:r>
      <w:r w:rsidR="007257AB" w:rsidRPr="002A3B2A">
        <w:rPr>
          <w:rFonts w:ascii="Times New Roman" w:hAnsi="Times New Roman" w:cs="Times New Roman"/>
          <w:i/>
          <w:iCs/>
          <w:lang w:val="en-GB"/>
        </w:rPr>
        <w:t>m</w:t>
      </w:r>
      <w:r w:rsidR="00E10E1D" w:rsidRPr="002A3B2A">
        <w:rPr>
          <w:rFonts w:ascii="Times New Roman" w:hAnsi="Times New Roman" w:cs="Times New Roman"/>
          <w:i/>
          <w:iCs/>
          <w:lang w:val="en-GB"/>
        </w:rPr>
        <w:t>odel”)</w:t>
      </w:r>
      <w:r w:rsidR="004C67A7" w:rsidRPr="002A3B2A">
        <w:rPr>
          <w:rFonts w:ascii="Times New Roman" w:hAnsi="Times New Roman" w:cs="Times New Roman"/>
          <w:lang w:val="en-GB"/>
        </w:rPr>
        <w:t>—</w:t>
      </w:r>
      <w:r w:rsidRPr="002A3B2A">
        <w:rPr>
          <w:rFonts w:ascii="Times New Roman" w:hAnsi="Times New Roman" w:cs="Times New Roman"/>
          <w:lang w:val="en-GB"/>
        </w:rPr>
        <w:t xml:space="preserve">Our sample for studying seasonal polyandry dynamics included </w:t>
      </w:r>
      <w:r w:rsidR="00926756" w:rsidRPr="002A3B2A">
        <w:rPr>
          <w:rFonts w:ascii="Times New Roman" w:hAnsi="Times New Roman" w:cs="Times New Roman"/>
          <w:lang w:val="en-GB"/>
        </w:rPr>
        <w:t>425</w:t>
      </w:r>
      <w:r w:rsidRPr="002A3B2A">
        <w:rPr>
          <w:rFonts w:ascii="Times New Roman" w:hAnsi="Times New Roman" w:cs="Times New Roman"/>
          <w:lang w:val="en-GB"/>
        </w:rPr>
        <w:t xml:space="preserve"> females for which the identity of their mates had been verified </w:t>
      </w:r>
      <w:commentRangeStart w:id="99"/>
      <w:r w:rsidRPr="002A3B2A">
        <w:rPr>
          <w:rFonts w:ascii="Times New Roman" w:hAnsi="Times New Roman" w:cs="Times New Roman"/>
          <w:lang w:val="en-GB"/>
        </w:rPr>
        <w:t>through observation</w:t>
      </w:r>
      <w:commentRangeEnd w:id="99"/>
      <w:r w:rsidR="00417950">
        <w:rPr>
          <w:rStyle w:val="CommentReference"/>
          <w:rFonts w:ascii="Times New Roman" w:eastAsia="Times New Roman" w:hAnsi="Times New Roman" w:cs="Times New Roman"/>
        </w:rPr>
        <w:commentReference w:id="99"/>
      </w:r>
      <w:del w:id="100" w:author="Clemens" w:date="2021-05-05T11:58:00Z">
        <w:r w:rsidRPr="002A3B2A" w:rsidDel="00417950">
          <w:rPr>
            <w:rFonts w:ascii="Times New Roman" w:hAnsi="Times New Roman" w:cs="Times New Roman"/>
            <w:lang w:val="en-GB"/>
          </w:rPr>
          <w:delText xml:space="preserve"> of unique leg-ring colour combinations</w:delText>
        </w:r>
      </w:del>
      <w:r w:rsidRPr="002A3B2A">
        <w:rPr>
          <w:rFonts w:ascii="Times New Roman" w:hAnsi="Times New Roman" w:cs="Times New Roman"/>
          <w:lang w:val="en-GB"/>
        </w:rPr>
        <w:t xml:space="preserve">. </w:t>
      </w:r>
      <w:r w:rsidR="003330E2" w:rsidRPr="002A3B2A">
        <w:rPr>
          <w:rFonts w:ascii="Times New Roman" w:hAnsi="Times New Roman" w:cs="Times New Roman"/>
          <w:lang w:val="en-GB"/>
        </w:rPr>
        <w:t>We defined o</w:t>
      </w:r>
      <w:r w:rsidR="008E45A4" w:rsidRPr="002A3B2A">
        <w:rPr>
          <w:rFonts w:ascii="Times New Roman" w:hAnsi="Times New Roman" w:cs="Times New Roman"/>
          <w:lang w:val="en-GB"/>
        </w:rPr>
        <w:t xml:space="preserve">bserved polyandry </w:t>
      </w:r>
      <w:r w:rsidR="00E12FF0" w:rsidRPr="002A3B2A">
        <w:rPr>
          <w:rFonts w:ascii="Times New Roman" w:hAnsi="Times New Roman" w:cs="Times New Roman"/>
          <w:lang w:val="en-GB"/>
        </w:rPr>
        <w:t>as</w:t>
      </w:r>
      <w:r w:rsidR="008E45A4" w:rsidRPr="002A3B2A">
        <w:rPr>
          <w:rFonts w:ascii="Times New Roman" w:hAnsi="Times New Roman" w:cs="Times New Roman"/>
          <w:lang w:val="en-GB"/>
        </w:rPr>
        <w:t xml:space="preserve"> a binomial variable that scored an individual as </w:t>
      </w:r>
      <w:r w:rsidR="00267F18" w:rsidRPr="002A3B2A">
        <w:rPr>
          <w:rFonts w:ascii="Times New Roman" w:hAnsi="Times New Roman" w:cs="Times New Roman"/>
          <w:lang w:val="en-GB"/>
        </w:rPr>
        <w:t xml:space="preserve">being </w:t>
      </w:r>
      <w:r w:rsidR="00E12FF0" w:rsidRPr="002A3B2A">
        <w:rPr>
          <w:rFonts w:ascii="Times New Roman" w:hAnsi="Times New Roman" w:cs="Times New Roman"/>
          <w:lang w:val="en-GB"/>
        </w:rPr>
        <w:t xml:space="preserve">monogamous or </w:t>
      </w:r>
      <w:r w:rsidR="008E45A4" w:rsidRPr="002A3B2A">
        <w:rPr>
          <w:rFonts w:ascii="Times New Roman" w:hAnsi="Times New Roman" w:cs="Times New Roman"/>
          <w:lang w:val="en-GB"/>
        </w:rPr>
        <w:t xml:space="preserve">polyandrous </w:t>
      </w:r>
      <w:r w:rsidR="00B45810" w:rsidRPr="002A3B2A">
        <w:rPr>
          <w:rFonts w:ascii="Times New Roman" w:hAnsi="Times New Roman" w:cs="Times New Roman"/>
          <w:lang w:val="en-GB"/>
        </w:rPr>
        <w:t>each year</w:t>
      </w:r>
      <w:r w:rsidR="008E45A4" w:rsidRPr="002A3B2A">
        <w:rPr>
          <w:rFonts w:ascii="Times New Roman" w:hAnsi="Times New Roman" w:cs="Times New Roman"/>
          <w:lang w:val="en-GB"/>
        </w:rPr>
        <w:t xml:space="preserve"> based on</w:t>
      </w:r>
      <w:r w:rsidR="00E53F2E" w:rsidRPr="002A3B2A">
        <w:rPr>
          <w:rFonts w:ascii="Times New Roman" w:hAnsi="Times New Roman" w:cs="Times New Roman"/>
          <w:lang w:val="en-GB"/>
        </w:rPr>
        <w:t xml:space="preserve"> our observations of them having one or</w:t>
      </w:r>
      <w:r w:rsidR="00E12FF0" w:rsidRPr="002A3B2A">
        <w:rPr>
          <w:rFonts w:ascii="Times New Roman" w:hAnsi="Times New Roman" w:cs="Times New Roman"/>
          <w:lang w:val="en-GB"/>
        </w:rPr>
        <w:t xml:space="preserve"> multiple breeding partner</w:t>
      </w:r>
      <w:r w:rsidR="00E53F2E" w:rsidRPr="002A3B2A">
        <w:rPr>
          <w:rFonts w:ascii="Times New Roman" w:hAnsi="Times New Roman" w:cs="Times New Roman"/>
          <w:lang w:val="en-GB"/>
        </w:rPr>
        <w:t>s</w:t>
      </w:r>
      <w:r w:rsidR="00E12FF0" w:rsidRPr="002A3B2A">
        <w:rPr>
          <w:rFonts w:ascii="Times New Roman" w:hAnsi="Times New Roman" w:cs="Times New Roman"/>
          <w:lang w:val="en-GB"/>
        </w:rPr>
        <w:t>, respectively</w:t>
      </w:r>
      <w:r w:rsidR="008E45A4" w:rsidRPr="002A3B2A">
        <w:rPr>
          <w:rFonts w:ascii="Times New Roman" w:hAnsi="Times New Roman" w:cs="Times New Roman"/>
          <w:lang w:val="en-GB"/>
        </w:rPr>
        <w:t xml:space="preserve"> (see </w:t>
      </w:r>
      <w:r w:rsidR="008E45A4" w:rsidRPr="007355CC">
        <w:rPr>
          <w:rFonts w:ascii="Times New Roman" w:hAnsi="Times New Roman" w:cs="Times New Roman"/>
          <w:lang w:val="en-GB"/>
        </w:rPr>
        <w:t>Fig. 2</w:t>
      </w:r>
      <w:r w:rsidR="008E45A4" w:rsidRPr="002A3B2A">
        <w:rPr>
          <w:rFonts w:ascii="Times New Roman" w:hAnsi="Times New Roman" w:cs="Times New Roman"/>
          <w:lang w:val="en-GB"/>
        </w:rPr>
        <w:t xml:space="preserve"> for </w:t>
      </w:r>
      <w:r w:rsidR="00B45810" w:rsidRPr="002A3B2A">
        <w:rPr>
          <w:rFonts w:ascii="Times New Roman" w:hAnsi="Times New Roman" w:cs="Times New Roman"/>
          <w:lang w:val="en-GB"/>
        </w:rPr>
        <w:t xml:space="preserve">an example of the </w:t>
      </w:r>
      <w:r w:rsidR="008E45A4" w:rsidRPr="002A3B2A">
        <w:rPr>
          <w:rFonts w:ascii="Times New Roman" w:hAnsi="Times New Roman" w:cs="Times New Roman"/>
          <w:lang w:val="en-GB"/>
        </w:rPr>
        <w:t>sampling distribution).</w:t>
      </w:r>
      <w:del w:id="101" w:author="Clemens" w:date="2021-05-05T12:01:00Z">
        <w:r w:rsidR="008E45A4" w:rsidRPr="002A3B2A" w:rsidDel="00417950">
          <w:rPr>
            <w:rFonts w:ascii="Times New Roman" w:hAnsi="Times New Roman" w:cs="Times New Roman"/>
            <w:lang w:val="en-GB"/>
          </w:rPr>
          <w:delText xml:space="preserve"> Following this, our sample included a mixture of females that were observed breeding once or </w:delText>
        </w:r>
        <w:r w:rsidR="00B45810" w:rsidRPr="002A3B2A" w:rsidDel="00417950">
          <w:rPr>
            <w:rFonts w:ascii="Times New Roman" w:hAnsi="Times New Roman" w:cs="Times New Roman"/>
            <w:lang w:val="en-GB"/>
          </w:rPr>
          <w:delText>multiply</w:delText>
        </w:r>
        <w:r w:rsidR="008E45A4" w:rsidRPr="002A3B2A" w:rsidDel="00417950">
          <w:rPr>
            <w:rFonts w:ascii="Times New Roman" w:hAnsi="Times New Roman" w:cs="Times New Roman"/>
            <w:lang w:val="en-GB"/>
          </w:rPr>
          <w:delText xml:space="preserve"> within the season –</w:delText>
        </w:r>
      </w:del>
      <w:r w:rsidR="008E45A4" w:rsidRPr="002A3B2A">
        <w:rPr>
          <w:rFonts w:ascii="Times New Roman" w:hAnsi="Times New Roman" w:cs="Times New Roman"/>
          <w:lang w:val="en-GB"/>
        </w:rPr>
        <w:t xml:space="preserve"> </w:t>
      </w:r>
      <w:ins w:id="102" w:author="Clemens" w:date="2021-05-05T12:01:00Z">
        <w:r w:rsidR="00417950">
          <w:rPr>
            <w:rFonts w:ascii="Times New Roman" w:hAnsi="Times New Roman" w:cs="Times New Roman"/>
            <w:lang w:val="en-GB"/>
          </w:rPr>
          <w:t>B</w:t>
        </w:r>
      </w:ins>
      <w:del w:id="103" w:author="Clemens" w:date="2021-05-05T12:01:00Z">
        <w:r w:rsidR="008E45A4" w:rsidRPr="002A3B2A" w:rsidDel="00417950">
          <w:rPr>
            <w:rFonts w:ascii="Times New Roman" w:hAnsi="Times New Roman" w:cs="Times New Roman"/>
            <w:lang w:val="en-GB"/>
          </w:rPr>
          <w:delText>b</w:delText>
        </w:r>
      </w:del>
      <w:r w:rsidR="008E45A4" w:rsidRPr="002A3B2A">
        <w:rPr>
          <w:rFonts w:ascii="Times New Roman" w:hAnsi="Times New Roman" w:cs="Times New Roman"/>
          <w:lang w:val="en-GB"/>
        </w:rPr>
        <w:t xml:space="preserve">y definition, all polyandrous cases bred at least twice, but also </w:t>
      </w:r>
      <w:r w:rsidR="00240387" w:rsidRPr="002A3B2A">
        <w:rPr>
          <w:rFonts w:ascii="Times New Roman" w:hAnsi="Times New Roman" w:cs="Times New Roman"/>
          <w:lang w:val="en-GB"/>
        </w:rPr>
        <w:t>12.4</w:t>
      </w:r>
      <w:r w:rsidR="008E45A4" w:rsidRPr="002A3B2A">
        <w:rPr>
          <w:rFonts w:ascii="Times New Roman" w:hAnsi="Times New Roman" w:cs="Times New Roman"/>
          <w:lang w:val="en-GB"/>
        </w:rPr>
        <w:t xml:space="preserve">% of monogamous </w:t>
      </w:r>
      <w:del w:id="104" w:author="Clemens" w:date="2021-05-05T12:02:00Z">
        <w:r w:rsidR="008E45A4" w:rsidRPr="002A3B2A" w:rsidDel="00417950">
          <w:rPr>
            <w:rFonts w:ascii="Times New Roman" w:hAnsi="Times New Roman" w:cs="Times New Roman"/>
            <w:lang w:val="en-GB"/>
          </w:rPr>
          <w:delText xml:space="preserve">cases </w:delText>
        </w:r>
      </w:del>
      <w:ins w:id="105" w:author="Clemens" w:date="2021-05-05T12:02:00Z">
        <w:r w:rsidR="00417950">
          <w:rPr>
            <w:rFonts w:ascii="Times New Roman" w:hAnsi="Times New Roman" w:cs="Times New Roman"/>
            <w:lang w:val="en-GB"/>
          </w:rPr>
          <w:t>females</w:t>
        </w:r>
        <w:r w:rsidR="00417950" w:rsidRPr="002A3B2A">
          <w:rPr>
            <w:rFonts w:ascii="Times New Roman" w:hAnsi="Times New Roman" w:cs="Times New Roman"/>
            <w:lang w:val="en-GB"/>
          </w:rPr>
          <w:t xml:space="preserve"> </w:t>
        </w:r>
      </w:ins>
      <w:r w:rsidR="008E45A4" w:rsidRPr="002A3B2A">
        <w:rPr>
          <w:rFonts w:ascii="Times New Roman" w:hAnsi="Times New Roman" w:cs="Times New Roman"/>
          <w:lang w:val="en-GB"/>
        </w:rPr>
        <w:t xml:space="preserve">were observed breeding </w:t>
      </w:r>
      <w:del w:id="106" w:author="Clemens" w:date="2021-05-05T12:02:00Z">
        <w:r w:rsidR="008E45A4" w:rsidRPr="002A3B2A" w:rsidDel="00417950">
          <w:rPr>
            <w:rFonts w:ascii="Times New Roman" w:hAnsi="Times New Roman" w:cs="Times New Roman"/>
            <w:lang w:val="en-GB"/>
          </w:rPr>
          <w:delText xml:space="preserve">multiply </w:delText>
        </w:r>
      </w:del>
      <w:ins w:id="107" w:author="Clemens" w:date="2021-05-05T12:02:00Z">
        <w:r w:rsidR="00417950">
          <w:rPr>
            <w:rFonts w:ascii="Times New Roman" w:hAnsi="Times New Roman" w:cs="Times New Roman"/>
            <w:lang w:val="en-GB"/>
          </w:rPr>
          <w:t>more than once</w:t>
        </w:r>
      </w:ins>
      <w:ins w:id="108" w:author="Clemens" w:date="2021-05-05T12:03:00Z">
        <w:r w:rsidR="00417950">
          <w:rPr>
            <w:rFonts w:ascii="Times New Roman" w:hAnsi="Times New Roman" w:cs="Times New Roman"/>
            <w:lang w:val="en-GB"/>
          </w:rPr>
          <w:t>.</w:t>
        </w:r>
      </w:ins>
      <w:ins w:id="109" w:author="Clemens" w:date="2021-05-05T12:02:00Z">
        <w:r w:rsidR="00417950" w:rsidRPr="002A3B2A">
          <w:rPr>
            <w:rFonts w:ascii="Times New Roman" w:hAnsi="Times New Roman" w:cs="Times New Roman"/>
            <w:lang w:val="en-GB"/>
          </w:rPr>
          <w:t xml:space="preserve"> </w:t>
        </w:r>
      </w:ins>
      <w:commentRangeStart w:id="110"/>
      <w:del w:id="111" w:author="Clemens" w:date="2021-05-05T12:03:00Z">
        <w:r w:rsidR="008E45A4" w:rsidRPr="002A3B2A" w:rsidDel="00417950">
          <w:rPr>
            <w:rFonts w:ascii="Times New Roman" w:hAnsi="Times New Roman" w:cs="Times New Roman"/>
            <w:lang w:val="en-GB"/>
          </w:rPr>
          <w:delText>(i.e.,</w:delText>
        </w:r>
      </w:del>
      <w:ins w:id="112" w:author="Clemens" w:date="2021-05-05T12:03:00Z">
        <w:r w:rsidR="00417950">
          <w:rPr>
            <w:rFonts w:ascii="Times New Roman" w:hAnsi="Times New Roman" w:cs="Times New Roman"/>
            <w:lang w:val="en-GB"/>
          </w:rPr>
          <w:t>The females</w:t>
        </w:r>
      </w:ins>
      <w:r w:rsidR="008E45A4" w:rsidRPr="002A3B2A">
        <w:rPr>
          <w:rFonts w:ascii="Times New Roman" w:hAnsi="Times New Roman" w:cs="Times New Roman"/>
          <w:lang w:val="en-GB"/>
        </w:rPr>
        <w:t xml:space="preserve"> remained with the same partner </w:t>
      </w:r>
      <w:ins w:id="113" w:author="Clemens" w:date="2021-05-05T12:03:00Z">
        <w:r w:rsidR="00417950">
          <w:rPr>
            <w:rFonts w:ascii="Times New Roman" w:hAnsi="Times New Roman" w:cs="Times New Roman"/>
            <w:lang w:val="en-GB"/>
          </w:rPr>
          <w:t xml:space="preserve">for another </w:t>
        </w:r>
      </w:ins>
      <w:del w:id="114" w:author="Clemens" w:date="2021-05-05T12:03:00Z">
        <w:r w:rsidR="008E45A4" w:rsidRPr="002A3B2A" w:rsidDel="00417950">
          <w:rPr>
            <w:rFonts w:ascii="Times New Roman" w:hAnsi="Times New Roman" w:cs="Times New Roman"/>
            <w:lang w:val="en-GB"/>
          </w:rPr>
          <w:delText xml:space="preserve">between </w:delText>
        </w:r>
      </w:del>
      <w:r w:rsidR="008E45A4" w:rsidRPr="002A3B2A">
        <w:rPr>
          <w:rFonts w:ascii="Times New Roman" w:hAnsi="Times New Roman" w:cs="Times New Roman"/>
          <w:lang w:val="en-GB"/>
        </w:rPr>
        <w:t>breeding attempt</w:t>
      </w:r>
      <w:ins w:id="115" w:author="Clemens" w:date="2021-05-05T12:03:00Z">
        <w:r w:rsidR="00417950">
          <w:rPr>
            <w:rFonts w:ascii="Times New Roman" w:hAnsi="Times New Roman" w:cs="Times New Roman"/>
            <w:lang w:val="en-GB"/>
          </w:rPr>
          <w:t xml:space="preserve"> after their initial attempt had failed</w:t>
        </w:r>
      </w:ins>
      <w:commentRangeEnd w:id="110"/>
      <w:ins w:id="116" w:author="Clemens" w:date="2021-05-05T12:04:00Z">
        <w:r w:rsidR="00417950">
          <w:rPr>
            <w:rStyle w:val="CommentReference"/>
            <w:rFonts w:ascii="Times New Roman" w:eastAsia="Times New Roman" w:hAnsi="Times New Roman" w:cs="Times New Roman"/>
          </w:rPr>
          <w:commentReference w:id="110"/>
        </w:r>
      </w:ins>
      <w:del w:id="117" w:author="Clemens" w:date="2021-05-05T12:03:00Z">
        <w:r w:rsidR="008E45A4" w:rsidRPr="002A3B2A" w:rsidDel="00417950">
          <w:rPr>
            <w:rFonts w:ascii="Times New Roman" w:hAnsi="Times New Roman" w:cs="Times New Roman"/>
            <w:lang w:val="en-GB"/>
          </w:rPr>
          <w:delText xml:space="preserve">s </w:delText>
        </w:r>
        <w:r w:rsidR="003330E2" w:rsidRPr="002A3B2A" w:rsidDel="00417950">
          <w:rPr>
            <w:rFonts w:ascii="Times New Roman" w:hAnsi="Times New Roman" w:cs="Times New Roman"/>
            <w:lang w:val="en-GB"/>
          </w:rPr>
          <w:delText>with</w:delText>
        </w:r>
        <w:r w:rsidR="00DC6747" w:rsidRPr="002A3B2A" w:rsidDel="00417950">
          <w:rPr>
            <w:rFonts w:ascii="Times New Roman" w:hAnsi="Times New Roman" w:cs="Times New Roman"/>
            <w:lang w:val="en-GB"/>
          </w:rPr>
          <w:delText>in</w:delText>
        </w:r>
        <w:r w:rsidR="008E45A4" w:rsidRPr="002A3B2A" w:rsidDel="00417950">
          <w:rPr>
            <w:rFonts w:ascii="Times New Roman" w:hAnsi="Times New Roman" w:cs="Times New Roman"/>
            <w:lang w:val="en-GB"/>
          </w:rPr>
          <w:delText xml:space="preserve"> the same season)</w:delText>
        </w:r>
      </w:del>
      <w:r w:rsidR="008E45A4" w:rsidRPr="002A3B2A">
        <w:rPr>
          <w:rFonts w:ascii="Times New Roman" w:hAnsi="Times New Roman" w:cs="Times New Roman"/>
          <w:lang w:val="en-GB"/>
        </w:rPr>
        <w:t>. To assess the relationship between the likelihood of polyandry and lay date, we fitted a binomial linear mixed effects model that test</w:t>
      </w:r>
      <w:r w:rsidR="007646C9" w:rsidRPr="002A3B2A">
        <w:rPr>
          <w:rFonts w:ascii="Times New Roman" w:hAnsi="Times New Roman" w:cs="Times New Roman"/>
          <w:lang w:val="en-GB"/>
        </w:rPr>
        <w:t>ed</w:t>
      </w:r>
      <w:r w:rsidR="008E45A4" w:rsidRPr="002A3B2A">
        <w:rPr>
          <w:rFonts w:ascii="Times New Roman" w:hAnsi="Times New Roman" w:cs="Times New Roman"/>
          <w:lang w:val="en-GB"/>
        </w:rPr>
        <w:t xml:space="preserve"> the likelihood of polyandry predicted by </w:t>
      </w:r>
      <w:r w:rsidR="00E12FF0" w:rsidRPr="002A3B2A">
        <w:rPr>
          <w:rFonts w:ascii="Times New Roman" w:hAnsi="Times New Roman" w:cs="Times New Roman"/>
          <w:lang w:val="en-GB"/>
        </w:rPr>
        <w:t xml:space="preserve">the </w:t>
      </w:r>
      <w:r w:rsidR="00627FB1" w:rsidRPr="002A3B2A">
        <w:rPr>
          <w:rFonts w:ascii="Times New Roman" w:hAnsi="Times New Roman" w:cs="Times New Roman"/>
          <w:lang w:val="en-GB"/>
        </w:rPr>
        <w:t xml:space="preserve">fixed effect of </w:t>
      </w:r>
      <w:r w:rsidR="008E45A4" w:rsidRPr="002A3B2A">
        <w:rPr>
          <w:rFonts w:ascii="Times New Roman" w:hAnsi="Times New Roman" w:cs="Times New Roman"/>
          <w:lang w:val="en-GB"/>
        </w:rPr>
        <w:t>lay date</w:t>
      </w:r>
      <w:r w:rsidR="00E12FF0" w:rsidRPr="002A3B2A">
        <w:rPr>
          <w:rFonts w:ascii="Times New Roman" w:hAnsi="Times New Roman" w:cs="Times New Roman"/>
          <w:lang w:val="en-GB"/>
        </w:rPr>
        <w:t xml:space="preserve"> </w:t>
      </w:r>
      <w:r w:rsidR="00627FB1" w:rsidRPr="002A3B2A">
        <w:rPr>
          <w:rFonts w:ascii="Times New Roman" w:hAnsi="Times New Roman" w:cs="Times New Roman"/>
          <w:lang w:val="en-GB"/>
        </w:rPr>
        <w:t xml:space="preserve">(i.e., </w:t>
      </w:r>
      <w:r w:rsidR="00E12FF0" w:rsidRPr="002A3B2A">
        <w:rPr>
          <w:rFonts w:ascii="Times New Roman" w:hAnsi="Times New Roman" w:cs="Times New Roman"/>
          <w:lang w:val="en-GB"/>
        </w:rPr>
        <w:t>of an individual’s first nest of the season</w:t>
      </w:r>
      <w:r w:rsidR="00627FB1" w:rsidRPr="002A3B2A">
        <w:rPr>
          <w:rFonts w:ascii="Times New Roman" w:hAnsi="Times New Roman" w:cs="Times New Roman"/>
          <w:lang w:val="en-GB"/>
        </w:rPr>
        <w:t>), with i</w:t>
      </w:r>
      <w:r w:rsidR="00E53F2E" w:rsidRPr="002A3B2A">
        <w:rPr>
          <w:rFonts w:ascii="Times New Roman" w:hAnsi="Times New Roman" w:cs="Times New Roman"/>
          <w:lang w:val="en-GB"/>
        </w:rPr>
        <w:t>ndividual and year included as random effects.</w:t>
      </w:r>
    </w:p>
    <w:p w14:paraId="44FF0556" w14:textId="35370E7E" w:rsidR="00DA7A04" w:rsidRPr="002A3B2A" w:rsidRDefault="00DA7A04" w:rsidP="00E13C34">
      <w:pPr>
        <w:suppressLineNumbers/>
        <w:spacing w:line="360" w:lineRule="auto"/>
        <w:jc w:val="both"/>
        <w:rPr>
          <w:rFonts w:ascii="Times New Roman" w:hAnsi="Times New Roman" w:cs="Times New Roman"/>
          <w:i/>
          <w:iCs/>
          <w:lang w:val="en-GB"/>
        </w:rPr>
      </w:pPr>
    </w:p>
    <w:p w14:paraId="75A246C9" w14:textId="52FA78D8" w:rsidR="003E7820" w:rsidRDefault="003330E2" w:rsidP="002A3B2A">
      <w:pPr>
        <w:spacing w:line="360" w:lineRule="auto"/>
        <w:jc w:val="both"/>
        <w:rPr>
          <w:rFonts w:ascii="Times New Roman" w:hAnsi="Times New Roman" w:cs="Times New Roman"/>
          <w:lang w:val="en-GB"/>
        </w:rPr>
      </w:pPr>
      <w:r w:rsidRPr="002A3B2A">
        <w:rPr>
          <w:rFonts w:ascii="Times New Roman" w:hAnsi="Times New Roman" w:cs="Times New Roman"/>
          <w:i/>
          <w:iCs/>
          <w:lang w:val="en-GB"/>
        </w:rPr>
        <w:t>Modelling individual variation in egg volume</w:t>
      </w:r>
      <w:r w:rsidR="00E10E1D" w:rsidRPr="002A3B2A">
        <w:rPr>
          <w:rFonts w:ascii="Times New Roman" w:hAnsi="Times New Roman" w:cs="Times New Roman"/>
          <w:i/>
          <w:iCs/>
          <w:lang w:val="en-GB"/>
        </w:rPr>
        <w:t xml:space="preserve"> (“Egg </w:t>
      </w:r>
      <w:r w:rsidR="007257AB" w:rsidRPr="002A3B2A">
        <w:rPr>
          <w:rFonts w:ascii="Times New Roman" w:hAnsi="Times New Roman" w:cs="Times New Roman"/>
          <w:i/>
          <w:iCs/>
          <w:lang w:val="en-GB"/>
        </w:rPr>
        <w:t>volume m</w:t>
      </w:r>
      <w:r w:rsidR="00E10E1D" w:rsidRPr="002A3B2A">
        <w:rPr>
          <w:rFonts w:ascii="Times New Roman" w:hAnsi="Times New Roman" w:cs="Times New Roman"/>
          <w:i/>
          <w:iCs/>
          <w:lang w:val="en-GB"/>
        </w:rPr>
        <w:t>odel”)</w:t>
      </w:r>
      <w:r w:rsidR="00C9462A" w:rsidRPr="002A3B2A">
        <w:rPr>
          <w:rFonts w:ascii="Times New Roman" w:hAnsi="Times New Roman" w:cs="Times New Roman"/>
          <w:lang w:val="en-GB"/>
        </w:rPr>
        <w:t>—Our sample for studying egg volume</w:t>
      </w:r>
      <w:r w:rsidRPr="002A3B2A">
        <w:rPr>
          <w:rFonts w:ascii="Times New Roman" w:hAnsi="Times New Roman" w:cs="Times New Roman"/>
          <w:lang w:val="en-GB"/>
        </w:rPr>
        <w:t xml:space="preserve"> </w:t>
      </w:r>
      <w:r w:rsidR="007646C9" w:rsidRPr="002A3B2A">
        <w:rPr>
          <w:rFonts w:ascii="Times New Roman" w:hAnsi="Times New Roman" w:cs="Times New Roman"/>
          <w:lang w:val="en-GB"/>
        </w:rPr>
        <w:t>dynamics</w:t>
      </w:r>
      <w:r w:rsidR="00C9462A" w:rsidRPr="002A3B2A">
        <w:rPr>
          <w:rFonts w:ascii="Times New Roman" w:hAnsi="Times New Roman" w:cs="Times New Roman"/>
          <w:lang w:val="en-GB"/>
        </w:rPr>
        <w:t xml:space="preserve"> included</w:t>
      </w:r>
      <w:r w:rsidR="004565E1" w:rsidRPr="002A3B2A">
        <w:rPr>
          <w:rFonts w:ascii="Times New Roman" w:hAnsi="Times New Roman" w:cs="Times New Roman"/>
          <w:lang w:val="en-GB"/>
        </w:rPr>
        <w:t xml:space="preserve"> </w:t>
      </w:r>
      <w:r w:rsidR="006363DA" w:rsidRPr="002A3B2A">
        <w:rPr>
          <w:rFonts w:ascii="Times New Roman" w:hAnsi="Times New Roman" w:cs="Times New Roman"/>
          <w:lang w:val="en-GB"/>
        </w:rPr>
        <w:t>2391</w:t>
      </w:r>
      <w:r w:rsidR="004565E1" w:rsidRPr="002A3B2A">
        <w:rPr>
          <w:rFonts w:ascii="Times New Roman" w:hAnsi="Times New Roman" w:cs="Times New Roman"/>
          <w:lang w:val="en-GB"/>
        </w:rPr>
        <w:t xml:space="preserve"> eggs from </w:t>
      </w:r>
      <w:r w:rsidR="006363DA" w:rsidRPr="002A3B2A">
        <w:rPr>
          <w:rFonts w:ascii="Times New Roman" w:hAnsi="Times New Roman" w:cs="Times New Roman"/>
          <w:lang w:val="en-GB"/>
        </w:rPr>
        <w:t>840</w:t>
      </w:r>
      <w:r w:rsidR="004565E1" w:rsidRPr="002A3B2A">
        <w:rPr>
          <w:rFonts w:ascii="Times New Roman" w:hAnsi="Times New Roman" w:cs="Times New Roman"/>
          <w:lang w:val="en-GB"/>
        </w:rPr>
        <w:t xml:space="preserve"> nests of</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425</w:t>
      </w:r>
      <w:r w:rsidR="00C9462A" w:rsidRPr="002A3B2A">
        <w:rPr>
          <w:rFonts w:ascii="Times New Roman" w:hAnsi="Times New Roman" w:cs="Times New Roman"/>
          <w:lang w:val="en-GB"/>
        </w:rPr>
        <w:t xml:space="preserve"> females</w:t>
      </w:r>
      <w:r w:rsidR="004565E1" w:rsidRPr="002A3B2A">
        <w:rPr>
          <w:rFonts w:ascii="Times New Roman" w:hAnsi="Times New Roman" w:cs="Times New Roman"/>
          <w:lang w:val="en-GB"/>
        </w:rPr>
        <w:t>.</w:t>
      </w:r>
      <w:r w:rsidR="00C9462A" w:rsidRPr="002A3B2A">
        <w:rPr>
          <w:rFonts w:ascii="Times New Roman" w:hAnsi="Times New Roman" w:cs="Times New Roman"/>
          <w:lang w:val="en-GB"/>
        </w:rPr>
        <w:t xml:space="preserve"> </w:t>
      </w:r>
      <w:commentRangeStart w:id="118"/>
      <w:r w:rsidR="006363DA" w:rsidRPr="002A3B2A">
        <w:rPr>
          <w:rFonts w:ascii="Times New Roman" w:hAnsi="Times New Roman" w:cs="Times New Roman"/>
          <w:lang w:val="en-GB"/>
        </w:rPr>
        <w:t>34</w:t>
      </w:r>
      <w:r w:rsidR="00C9462A" w:rsidRPr="002A3B2A">
        <w:rPr>
          <w:rFonts w:ascii="Times New Roman" w:hAnsi="Times New Roman" w:cs="Times New Roman"/>
          <w:lang w:val="en-GB"/>
        </w:rPr>
        <w:t xml:space="preserve"> </w:t>
      </w:r>
      <w:r w:rsidR="00C9462A" w:rsidRPr="002A3B2A">
        <w:rPr>
          <w:rFonts w:ascii="Times New Roman" w:hAnsi="Times New Roman" w:cs="Times New Roman"/>
          <w:lang w:val="en-GB"/>
        </w:rPr>
        <w:lastRenderedPageBreak/>
        <w:t>(</w:t>
      </w:r>
      <w:r w:rsidR="006363DA" w:rsidRPr="002A3B2A">
        <w:rPr>
          <w:rFonts w:ascii="Times New Roman" w:hAnsi="Times New Roman" w:cs="Times New Roman"/>
          <w:lang w:val="en-GB"/>
        </w:rPr>
        <w:t>13.2</w:t>
      </w:r>
      <w:r w:rsidR="00C9462A" w:rsidRPr="002A3B2A">
        <w:rPr>
          <w:rFonts w:ascii="Times New Roman" w:hAnsi="Times New Roman" w:cs="Times New Roman"/>
          <w:lang w:val="en-GB"/>
        </w:rPr>
        <w:t>%)</w:t>
      </w:r>
      <w:r w:rsidR="004565E1" w:rsidRPr="002A3B2A">
        <w:rPr>
          <w:rFonts w:ascii="Times New Roman" w:hAnsi="Times New Roman" w:cs="Times New Roman"/>
          <w:lang w:val="en-GB"/>
        </w:rPr>
        <w:t xml:space="preserve"> females</w:t>
      </w:r>
      <w:r w:rsidR="00C9462A" w:rsidRPr="002A3B2A">
        <w:rPr>
          <w:rFonts w:ascii="Times New Roman" w:hAnsi="Times New Roman" w:cs="Times New Roman"/>
          <w:lang w:val="en-GB"/>
        </w:rPr>
        <w:t xml:space="preserve"> had thr</w:t>
      </w:r>
      <w:commentRangeEnd w:id="118"/>
      <w:r w:rsidR="00BE36EE">
        <w:rPr>
          <w:rStyle w:val="CommentReference"/>
          <w:rFonts w:ascii="Times New Roman" w:eastAsia="Times New Roman" w:hAnsi="Times New Roman" w:cs="Times New Roman"/>
        </w:rPr>
        <w:commentReference w:id="118"/>
      </w:r>
      <w:r w:rsidR="00C9462A" w:rsidRPr="002A3B2A">
        <w:rPr>
          <w:rFonts w:ascii="Times New Roman" w:hAnsi="Times New Roman" w:cs="Times New Roman"/>
          <w:lang w:val="en-GB"/>
        </w:rPr>
        <w:t>ee or more years of repeated measure</w:t>
      </w:r>
      <w:r w:rsidR="00CF1C26" w:rsidRPr="002A3B2A">
        <w:rPr>
          <w:rFonts w:ascii="Times New Roman" w:hAnsi="Times New Roman" w:cs="Times New Roman"/>
          <w:lang w:val="en-GB"/>
        </w:rPr>
        <w:t>s</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83</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19.5</w:t>
      </w:r>
      <w:r w:rsidR="00C9462A" w:rsidRPr="002A3B2A">
        <w:rPr>
          <w:rFonts w:ascii="Times New Roman" w:hAnsi="Times New Roman" w:cs="Times New Roman"/>
          <w:lang w:val="en-GB"/>
        </w:rPr>
        <w:t>%) had two years of repeated measure</w:t>
      </w:r>
      <w:r w:rsidR="00CF1C26" w:rsidRPr="002A3B2A">
        <w:rPr>
          <w:rFonts w:ascii="Times New Roman" w:hAnsi="Times New Roman" w:cs="Times New Roman"/>
          <w:lang w:val="en-GB"/>
        </w:rPr>
        <w:t>s</w:t>
      </w:r>
      <w:r w:rsidR="00C9462A" w:rsidRPr="002A3B2A">
        <w:rPr>
          <w:rFonts w:ascii="Times New Roman" w:hAnsi="Times New Roman" w:cs="Times New Roman"/>
          <w:lang w:val="en-GB"/>
        </w:rPr>
        <w:t xml:space="preserve">, and </w:t>
      </w:r>
      <w:r w:rsidR="006363DA" w:rsidRPr="002A3B2A">
        <w:rPr>
          <w:rFonts w:ascii="Times New Roman" w:hAnsi="Times New Roman" w:cs="Times New Roman"/>
          <w:lang w:val="en-GB"/>
        </w:rPr>
        <w:t>286</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67.3</w:t>
      </w:r>
      <w:r w:rsidR="00C9462A" w:rsidRPr="002A3B2A">
        <w:rPr>
          <w:rFonts w:ascii="Times New Roman" w:hAnsi="Times New Roman" w:cs="Times New Roman"/>
          <w:lang w:val="en-GB"/>
        </w:rPr>
        <w:t xml:space="preserve">%) were measured </w:t>
      </w:r>
      <w:r w:rsidR="006363DA" w:rsidRPr="002A3B2A">
        <w:rPr>
          <w:rFonts w:ascii="Times New Roman" w:hAnsi="Times New Roman" w:cs="Times New Roman"/>
          <w:lang w:val="en-GB"/>
        </w:rPr>
        <w:t>in a single year</w:t>
      </w:r>
      <w:r w:rsidR="00C9462A" w:rsidRPr="002A3B2A">
        <w:rPr>
          <w:rFonts w:ascii="Times New Roman" w:hAnsi="Times New Roman" w:cs="Times New Roman"/>
          <w:lang w:val="en-GB"/>
        </w:rPr>
        <w:t xml:space="preserve">. Furthermore, </w:t>
      </w:r>
      <w:r w:rsidR="006363DA" w:rsidRPr="002A3B2A">
        <w:rPr>
          <w:rFonts w:ascii="Times New Roman" w:hAnsi="Times New Roman" w:cs="Times New Roman"/>
          <w:lang w:val="en-GB"/>
        </w:rPr>
        <w:t>43</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10.1</w:t>
      </w:r>
      <w:r w:rsidR="00C9462A" w:rsidRPr="002A3B2A">
        <w:rPr>
          <w:rFonts w:ascii="Times New Roman" w:hAnsi="Times New Roman" w:cs="Times New Roman"/>
          <w:lang w:val="en-GB"/>
        </w:rPr>
        <w:t xml:space="preserve">%) individuals in our sample were marked as hatchlings but later recruited as breeding adults in subsequent years (i.e., known age; Fig. 2a), with the remaining </w:t>
      </w:r>
      <w:r w:rsidR="006363DA" w:rsidRPr="002A3B2A">
        <w:rPr>
          <w:rFonts w:ascii="Times New Roman" w:hAnsi="Times New Roman" w:cs="Times New Roman"/>
          <w:lang w:val="en-GB"/>
        </w:rPr>
        <w:t>382</w:t>
      </w:r>
      <w:r w:rsidR="00C9462A" w:rsidRPr="002A3B2A">
        <w:rPr>
          <w:rFonts w:ascii="Times New Roman" w:hAnsi="Times New Roman" w:cs="Times New Roman"/>
          <w:lang w:val="en-GB"/>
        </w:rPr>
        <w:t xml:space="preserve"> (</w:t>
      </w:r>
      <w:r w:rsidR="006363DA" w:rsidRPr="002A3B2A">
        <w:rPr>
          <w:rFonts w:ascii="Times New Roman" w:hAnsi="Times New Roman" w:cs="Times New Roman"/>
          <w:lang w:val="en-GB"/>
        </w:rPr>
        <w:t>89.9</w:t>
      </w:r>
      <w:r w:rsidR="00C9462A" w:rsidRPr="002A3B2A">
        <w:rPr>
          <w:rFonts w:ascii="Times New Roman" w:hAnsi="Times New Roman" w:cs="Times New Roman"/>
          <w:lang w:val="en-GB"/>
        </w:rPr>
        <w:t>%) individuals being initially marked as adults (i.e., unknown age; Fig. 2b).</w:t>
      </w:r>
      <w:r w:rsidRPr="002A3B2A">
        <w:rPr>
          <w:rFonts w:ascii="Times New Roman" w:hAnsi="Times New Roman" w:cs="Times New Roman"/>
          <w:lang w:val="en-GB"/>
        </w:rPr>
        <w:t xml:space="preserve"> </w:t>
      </w:r>
      <w:r w:rsidR="00C9462A" w:rsidRPr="002A3B2A">
        <w:rPr>
          <w:rFonts w:ascii="Times New Roman" w:hAnsi="Times New Roman" w:cs="Times New Roman"/>
          <w:lang w:val="en-GB"/>
        </w:rPr>
        <w:t xml:space="preserve">We followed common statistical approaches to investigate </w:t>
      </w:r>
      <w:r w:rsidR="00CF1C26" w:rsidRPr="002A3B2A">
        <w:rPr>
          <w:rFonts w:ascii="Times New Roman" w:hAnsi="Times New Roman" w:cs="Times New Roman"/>
          <w:lang w:val="en-GB"/>
        </w:rPr>
        <w:t xml:space="preserve">senescence in birds </w:t>
      </w:r>
      <w:r w:rsidR="00C9462A" w:rsidRPr="002A3B2A">
        <w:rPr>
          <w:rFonts w:ascii="Times New Roman" w:hAnsi="Times New Roman" w:cs="Times New Roman"/>
          <w:lang w:val="en-GB"/>
        </w:rPr>
        <w:t xml:space="preserve">(e.g.,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&lt;citation&gt;&lt;priority&gt;45&lt;/priority&gt;&lt;uuid&gt;7C68B57C-C45B-479A-81A3-42E2D2A78859&lt;/uuid&gt;&lt;publications&gt;&lt;publication&gt;&lt;subtype&gt;400&lt;/subtype&gt;&lt;title&gt;Great tits growing old: selective disappearance and the partitioning of senescence to stages within the breeding cycle.&lt;/title&gt;&lt;url&gt;https://royalsocietypublishing.org/doi/10.1098/rspb.2009.0457&lt;/url&gt;&lt;volume&gt;276&lt;/volume&gt;&lt;publication_date&gt;99200908071200000000222000&lt;/publication_date&gt;&lt;uuid&gt;C91ACF0F-3C38-4779-B0BB-1E65CE2B3B56&lt;/uuid&gt;&lt;type&gt;400&lt;/type&gt;&lt;number&gt;1668&lt;/number&gt;&lt;doi&gt;10.1098/rspb.2009.0457&lt;/doi&gt;&lt;institution&gt;Behavioural Biology Group, University of Groningen, Kerklaan 30, 9751 NN Haren, The Netherlands. a.h.j.bouwhuis@rug.nl&lt;/institution&gt;&lt;startpage&gt;2769&lt;/startpage&gt;&lt;endpage&gt;2777&lt;/endpage&gt;&lt;bundle&gt;&lt;publication&gt;&lt;title&gt;Proceedings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Bouwhuis&lt;/lastName&gt;&lt;firstName&gt;S&lt;/firstName&gt;&lt;/author&gt;&lt;author&gt;&lt;lastName&gt;Sheldon&lt;/lastName&gt;&lt;firstName&gt;B&lt;/firstName&gt;&lt;middleNames&gt;C&lt;/middleNames&gt;&lt;/author&gt;&lt;author&gt;&lt;lastName&gt;Verhulst&lt;/lastName&gt;&lt;firstName&gt;S&lt;/firstName&gt;&lt;/author&gt;&lt;author&gt;&lt;lastName&gt;Charmantier&lt;/lastName&gt;&lt;firstName&gt;A&lt;/firstName&gt;&lt;/author&gt;&lt;/authors&gt;&lt;/publication&gt;&lt;publication&gt;&lt;subtype&gt;400&lt;/subtype&gt;&lt;title&gt;Trans-generational effects on ageing in a wild bird population&lt;/title&gt;&lt;volume&gt;23&lt;/volume&gt;&lt;publication_date&gt;99201000001200000000200000&lt;/publication_date&gt;&lt;uuid&gt;CD9EEDDD-47C2-46F6-BF91-6B20409172E4&lt;/uuid&gt;&lt;type&gt;400&lt;/type&gt;&lt;number&gt;3&lt;/number&gt;&lt;startpage&gt;636-642&lt;/start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Bouwhuis&lt;/lastName&gt;&lt;firstName&gt;S&lt;/firstName&gt;&lt;/author&gt;&lt;author&gt;&lt;lastName&gt;Charmantier&lt;/lastName&gt;&lt;firstName&gt;A&lt;/firstName&gt;&lt;/author&gt;&lt;author&gt;&lt;lastName&gt;Verhulst&lt;/lastName&gt;&lt;firstName&gt;S&lt;/firstName&gt;&lt;/author&gt;&lt;author&gt;&lt;lastName&gt;Sheldon&lt;/lastName&gt;&lt;firstName&gt;B&lt;/firstName&gt;&lt;middleNames&gt;C&lt;/middleNames&gt;&lt;/author&gt;&lt;/authors&gt;&lt;/publication&gt;&lt;publication&gt;&lt;subtype&gt;400&lt;/subtype&gt;&lt;title&gt;Maternal effects and heritability of annual productivity&lt;/title&gt;&lt;volume&gt;25&lt;/volume&gt;&lt;publication_date&gt;99201200001200000000200000&lt;/publication_date&gt;&lt;uuid&gt;047B4BD7-D21C-4BFC-ADF8-E9B2A14C5424&lt;/uuid&gt;&lt;type&gt;400&lt;/type&gt;&lt;number&gt;1&lt;/number&gt;&lt;startpage&gt;149-156&lt;/start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Schroeder&lt;/lastName&gt;&lt;firstName&gt;J&lt;/firstName&gt;&lt;/author&gt;&lt;author&gt;&lt;lastName&gt;Burke&lt;/lastName&gt;&lt;firstName&gt;T&lt;/firstName&gt;&lt;/author&gt;&lt;author&gt;&lt;lastName&gt;Mannarelli&lt;/lastName&gt;&lt;firstName&gt;M&lt;/firstName&gt;&lt;middleNames&gt;E&lt;/middleNames&gt;&lt;/author&gt;&lt;author&gt;&lt;lastName&gt;Dawson&lt;/lastName&gt;&lt;firstName&gt;D&lt;/firstName&gt;&lt;middleNames&gt;A&lt;/middleNames&gt;&lt;/author&gt;&lt;author&gt;&lt;lastName&gt;Nakagawa&lt;/lastName&gt;&lt;firstName&gt;S&lt;/firstName&gt;&lt;/author&gt;&lt;/authors&gt;&lt;/publication&gt;&lt;publication&gt;&lt;subtype&gt;400&lt;/subtype&gt;&lt;title&gt;Age, oxidative stress exposure and fitness in a long-lived seabird&lt;/title&gt;&lt;volume&gt;30&lt;/volume&gt;&lt;publication_date&gt;99201600001200000000200000&lt;/publication_date&gt;&lt;uuid&gt;11583937-B8DE-41FE-8155-DCA7462FFB34&lt;/uuid&gt;&lt;type&gt;400&lt;/type&gt;&lt;number&gt;6&lt;/number&gt;&lt;startpage&gt;913-921&lt;/startpage&gt;&lt;bundle&gt;&lt;publication&gt;&lt;title&gt;Functional Ecology&lt;/title&gt;&lt;uuid&gt;1E26F1CE-6E2E-4F15-96BA-2449EC9C327B&lt;/uuid&gt;&lt;subtype&gt;-100&lt;/subtype&gt;&lt;publisher&gt;John Wiley &amp;amp; Sons, Ltd&lt;/publisher&gt;&lt;type&gt;-100&lt;/type&gt;&lt;/publication&gt;&lt;/bundle&gt;&lt;authors&gt;&lt;author&gt;&lt;lastName&gt;Herborn&lt;/lastName&gt;&lt;firstName&gt;Katherine&lt;/firstName&gt;&lt;middleNames&gt;A&lt;/middleNames&gt;&lt;/author&gt;&lt;author&gt;&lt;lastName&gt;Daunt&lt;/lastName&gt;&lt;firstName&gt;Francis&lt;/firstName&gt;&lt;/author&gt;&lt;author&gt;&lt;lastName&gt;Heidinger&lt;/lastName&gt;&lt;firstName&gt;Britt&lt;/firstName&gt;&lt;middleNames&gt;J&lt;/middleNames&gt;&lt;/author&gt;&lt;author&gt;&lt;lastName&gt;Granroth-Wilding&lt;/lastName&gt;&lt;firstName&gt;V&lt;/firstName&gt;&lt;middleNames&gt;Hanna M&lt;/middleNames&gt;&lt;/author&gt;&lt;author&gt;&lt;lastName&gt;Burthe&lt;/lastName&gt;&lt;firstName&gt;Sarah&lt;/firstName&gt;&lt;middleNames&gt;J&lt;/middleNames&gt;&lt;/author&gt;&lt;author&gt;&lt;lastName&gt;Newell&lt;/lastName&gt;&lt;firstName&gt;Mark&lt;/firstName&gt;&lt;middleNames&gt;A&lt;/middleNames&gt;&lt;/author&gt;&lt;author&gt;&lt;lastName&gt;Monaghan&lt;/lastName&gt;&lt;firstName&gt;Pat&lt;/firstName&gt;&lt;/author&gt;&lt;/authors&gt;&lt;/publication&gt;&lt;publication&gt;&lt;subtype&gt;400&lt;/subtype&gt;&lt;publisher&gt;John Wiley &amp;amp; Sons, Ltd&lt;/publisher&gt;&lt;title&gt;Early-breeding females experience greater telomere loss.&lt;/title&gt;&lt;url&gt;https://onlinelibrary.wiley.com/doi/abs/10.1111/mec.14952&lt;/url&gt;&lt;volume&gt;28&lt;/volume&gt;&lt;revision_date&gt;99201810121200000000222000&lt;/revision_date&gt;&lt;publication_date&gt;99201901001200000000220000&lt;/publication_date&gt;&lt;uuid&gt;8D2CACC5-8978-48B9-A391-A8F384F694E7&lt;/uuid&gt;&lt;type&gt;400&lt;/type&gt;&lt;accepted_date&gt;99201810221200000000222000&lt;/accepted_date&gt;&lt;number&gt;1&lt;/number&gt;&lt;citekey&gt;Graham:2019ju&lt;/citekey&gt;&lt;submission_date&gt;99201804131200000000222000&lt;/submission_date&gt;&lt;doi&gt;10.1111/mec.14952&lt;/doi&gt;&lt;institution&gt;Department of Biological Sciences, North Dakota State University, Fargo, North Dakota.&lt;/institution&gt;&lt;startpage&gt;114&lt;/startpage&gt;&lt;endpage&gt;126&lt;/endpage&gt;&lt;bundle&gt;&lt;publication&gt;&lt;title&gt;Molecular Ecology&lt;/title&gt;&lt;uuid&gt;522B6780-B715-4956-9010-CA7857FAACCD&lt;/uuid&gt;&lt;subtype&gt;-100&lt;/subtype&gt;&lt;publisher&gt;Blackwell Science Ltd&lt;/publisher&gt;&lt;type&gt;-100&lt;/type&gt;&lt;/publication&gt;&lt;/bundle&gt;&lt;authors&gt;&lt;author&gt;&lt;lastName&gt;Graham&lt;/lastName&gt;&lt;firstName&gt;Jessica&lt;/firstName&gt;&lt;middleNames&gt;L&lt;/</w:instrText>
      </w:r>
      <w:r w:rsidR="00472B4F" w:rsidRPr="007D2AB1">
        <w:rPr>
          <w:rFonts w:ascii="Times New Roman" w:hAnsi="Times New Roman" w:cs="Times New Roman"/>
          <w:lang w:val="de-DE"/>
          <w:rPrChange w:id="119" w:author="Clemens" w:date="2021-05-05T10:17:00Z">
            <w:rPr>
              <w:rFonts w:ascii="Times New Roman" w:hAnsi="Times New Roman" w:cs="Times New Roman"/>
            </w:rPr>
          </w:rPrChange>
        </w:rPr>
        <w:instrText>middleNames&gt;&lt;/author&gt;&lt;author&gt;&lt;lastName&gt;Bauer&lt;/lastName&gt;&lt;firstName&gt;Carolyn&lt;/firstName&gt;&lt;middleNames&gt;M&lt;/middleNames&gt;&lt;/author&gt;&lt;author&gt;&lt;lastName&gt;Heidinger&lt;/lastName&gt;&lt;firstName&gt;Britt&lt;/firstName&gt;&lt;middleNames&gt;J&lt;/middleNames&gt;&lt;/author&gt;&lt;author&gt;&lt;lastName&gt;Ketterson&lt;/lastName&gt;&lt;firstName&gt;Ellen&lt;/firstName&gt;&lt;middleNames&gt;D&lt;/middleNames&gt;&lt;/author&gt;&lt;author&gt;&lt;lastName&gt;Greives&lt;/lastName&gt;&lt;firstName&gt;Timothy&lt;/firstName&gt;&lt;middleNames&gt;J&lt;/middleNames&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5E3F2A">
        <w:rPr>
          <w:rFonts w:ascii="Times New Roman" w:hAnsi="Times New Roman" w:cs="Times New Roman"/>
        </w:rPr>
        <w:fldChar w:fldCharType="separate"/>
      </w:r>
      <w:r w:rsidR="00472B4F" w:rsidRPr="007D2AB1">
        <w:rPr>
          <w:rFonts w:ascii="Times New Roman" w:hAnsi="Times New Roman" w:cs="Times New Roman"/>
          <w:lang w:val="de-DE"/>
          <w:rPrChange w:id="120" w:author="Clemens" w:date="2021-05-05T10:17:00Z">
            <w:rPr>
              <w:rFonts w:ascii="Times New Roman" w:hAnsi="Times New Roman" w:cs="Times New Roman"/>
            </w:rPr>
          </w:rPrChange>
        </w:rPr>
        <w:t xml:space="preserve">(Bouwhuis </w:t>
      </w:r>
      <w:r w:rsidR="00472B4F" w:rsidRPr="007D2AB1">
        <w:rPr>
          <w:rFonts w:ascii="Times New Roman" w:hAnsi="Times New Roman" w:cs="Times New Roman"/>
          <w:i/>
          <w:iCs/>
          <w:lang w:val="de-DE"/>
          <w:rPrChange w:id="121" w:author="Clemens" w:date="2021-05-05T10:17:00Z">
            <w:rPr>
              <w:rFonts w:ascii="Times New Roman" w:hAnsi="Times New Roman" w:cs="Times New Roman"/>
              <w:i/>
              <w:iCs/>
            </w:rPr>
          </w:rPrChange>
        </w:rPr>
        <w:t>et al.</w:t>
      </w:r>
      <w:r w:rsidR="00472B4F" w:rsidRPr="007D2AB1">
        <w:rPr>
          <w:rFonts w:ascii="Times New Roman" w:hAnsi="Times New Roman" w:cs="Times New Roman"/>
          <w:lang w:val="de-DE"/>
          <w:rPrChange w:id="122" w:author="Clemens" w:date="2021-05-05T10:17:00Z">
            <w:rPr>
              <w:rFonts w:ascii="Times New Roman" w:hAnsi="Times New Roman" w:cs="Times New Roman"/>
            </w:rPr>
          </w:rPrChange>
        </w:rPr>
        <w:t xml:space="preserve">, 2009; 2010; Schroeder </w:t>
      </w:r>
      <w:r w:rsidR="00472B4F" w:rsidRPr="007D2AB1">
        <w:rPr>
          <w:rFonts w:ascii="Times New Roman" w:hAnsi="Times New Roman" w:cs="Times New Roman"/>
          <w:i/>
          <w:iCs/>
          <w:lang w:val="de-DE"/>
          <w:rPrChange w:id="123" w:author="Clemens" w:date="2021-05-05T10:17:00Z">
            <w:rPr>
              <w:rFonts w:ascii="Times New Roman" w:hAnsi="Times New Roman" w:cs="Times New Roman"/>
              <w:i/>
              <w:iCs/>
            </w:rPr>
          </w:rPrChange>
        </w:rPr>
        <w:t>et al.</w:t>
      </w:r>
      <w:r w:rsidR="00472B4F" w:rsidRPr="007D2AB1">
        <w:rPr>
          <w:rFonts w:ascii="Times New Roman" w:hAnsi="Times New Roman" w:cs="Times New Roman"/>
          <w:lang w:val="de-DE"/>
          <w:rPrChange w:id="124" w:author="Clemens" w:date="2021-05-05T10:17:00Z">
            <w:rPr>
              <w:rFonts w:ascii="Times New Roman" w:hAnsi="Times New Roman" w:cs="Times New Roman"/>
            </w:rPr>
          </w:rPrChange>
        </w:rPr>
        <w:t xml:space="preserve">, 2012; Herborn </w:t>
      </w:r>
      <w:r w:rsidR="00472B4F" w:rsidRPr="007D2AB1">
        <w:rPr>
          <w:rFonts w:ascii="Times New Roman" w:hAnsi="Times New Roman" w:cs="Times New Roman"/>
          <w:i/>
          <w:iCs/>
          <w:lang w:val="de-DE"/>
          <w:rPrChange w:id="125" w:author="Clemens" w:date="2021-05-05T10:17:00Z">
            <w:rPr>
              <w:rFonts w:ascii="Times New Roman" w:hAnsi="Times New Roman" w:cs="Times New Roman"/>
              <w:i/>
              <w:iCs/>
            </w:rPr>
          </w:rPrChange>
        </w:rPr>
        <w:t>et al.</w:t>
      </w:r>
      <w:r w:rsidR="00472B4F" w:rsidRPr="007D2AB1">
        <w:rPr>
          <w:rFonts w:ascii="Times New Roman" w:hAnsi="Times New Roman" w:cs="Times New Roman"/>
          <w:lang w:val="de-DE"/>
          <w:rPrChange w:id="126" w:author="Clemens" w:date="2021-05-05T10:17:00Z">
            <w:rPr>
              <w:rFonts w:ascii="Times New Roman" w:hAnsi="Times New Roman" w:cs="Times New Roman"/>
            </w:rPr>
          </w:rPrChange>
        </w:rPr>
        <w:t xml:space="preserve">, 2016; Graham </w:t>
      </w:r>
      <w:r w:rsidR="00472B4F" w:rsidRPr="007D2AB1">
        <w:rPr>
          <w:rFonts w:ascii="Times New Roman" w:hAnsi="Times New Roman" w:cs="Times New Roman"/>
          <w:i/>
          <w:iCs/>
          <w:lang w:val="de-DE"/>
          <w:rPrChange w:id="127" w:author="Clemens" w:date="2021-05-05T10:17:00Z">
            <w:rPr>
              <w:rFonts w:ascii="Times New Roman" w:hAnsi="Times New Roman" w:cs="Times New Roman"/>
              <w:i/>
              <w:iCs/>
            </w:rPr>
          </w:rPrChange>
        </w:rPr>
        <w:t>et al.</w:t>
      </w:r>
      <w:r w:rsidR="00472B4F" w:rsidRPr="007D2AB1">
        <w:rPr>
          <w:rFonts w:ascii="Times New Roman" w:hAnsi="Times New Roman" w:cs="Times New Roman"/>
          <w:lang w:val="de-DE"/>
          <w:rPrChange w:id="128" w:author="Clemens" w:date="2021-05-05T10:17:00Z">
            <w:rPr>
              <w:rFonts w:ascii="Times New Roman" w:hAnsi="Times New Roman" w:cs="Times New Roman"/>
            </w:rPr>
          </w:rPrChange>
        </w:rPr>
        <w:t xml:space="preserve">, 2019; Dingemanse </w:t>
      </w:r>
      <w:r w:rsidR="00472B4F" w:rsidRPr="007D2AB1">
        <w:rPr>
          <w:rFonts w:ascii="Times New Roman" w:hAnsi="Times New Roman" w:cs="Times New Roman"/>
          <w:i/>
          <w:iCs/>
          <w:lang w:val="de-DE"/>
          <w:rPrChange w:id="129" w:author="Clemens" w:date="2021-05-05T10:17:00Z">
            <w:rPr>
              <w:rFonts w:ascii="Times New Roman" w:hAnsi="Times New Roman" w:cs="Times New Roman"/>
              <w:i/>
              <w:iCs/>
            </w:rPr>
          </w:rPrChange>
        </w:rPr>
        <w:t>et al.</w:t>
      </w:r>
      <w:r w:rsidR="00472B4F" w:rsidRPr="007D2AB1">
        <w:rPr>
          <w:rFonts w:ascii="Times New Roman" w:hAnsi="Times New Roman" w:cs="Times New Roman"/>
          <w:lang w:val="de-DE"/>
          <w:rPrChange w:id="130" w:author="Clemens" w:date="2021-05-05T10:17:00Z">
            <w:rPr>
              <w:rFonts w:ascii="Times New Roman" w:hAnsi="Times New Roman" w:cs="Times New Roman"/>
            </w:rPr>
          </w:rPrChange>
        </w:rPr>
        <w:t>, 2020)</w:t>
      </w:r>
      <w:r w:rsidR="005E3F2A">
        <w:rPr>
          <w:rFonts w:ascii="Times New Roman" w:hAnsi="Times New Roman" w:cs="Times New Roman"/>
        </w:rPr>
        <w:fldChar w:fldCharType="end"/>
      </w:r>
      <w:r w:rsidR="00C9462A" w:rsidRPr="002A3B2A">
        <w:rPr>
          <w:rFonts w:ascii="Times New Roman" w:hAnsi="Times New Roman" w:cs="Times New Roman"/>
          <w:lang w:val="en-GB"/>
        </w:rPr>
        <w:fldChar w:fldCharType="begin" w:fldLock="1"/>
      </w:r>
      <w:r w:rsidR="00C9462A" w:rsidRPr="007D2AB1">
        <w:rPr>
          <w:rFonts w:ascii="Times New Roman" w:hAnsi="Times New Roman" w:cs="Times New Roman"/>
          <w:lang w:val="de-DE"/>
          <w:rPrChange w:id="131" w:author="Clemens" w:date="2021-05-05T10:17:00Z">
            <w:rPr>
              <w:rFonts w:ascii="Times New Roman" w:hAnsi="Times New Roman" w:cs="Times New Roman"/>
              <w:lang w:val="en-GB"/>
            </w:rPr>
          </w:rPrChange>
        </w:rPr>
        <w:instrText>ADDIN CSL_CITATION {"citationItems":[{"id":"ITEM-1","itemData":{"DOI":"10.1111/j.1420-9101.2009.01929.x","ISSN":"1010-061X","abstract":"Abstract Ageing, long thought to be too infrequent to study effectively in natural populations, has recently been shown to be ubiquitous, even in the wild. A major challenge now is to explain variation in the rates of ageing within populations. Here, using 49?years of data from a population of great tits (Parus major), we show that offspring life-history trajectories vary with maternal age. Offspring hatched from older mothers perform better early in life, but suffer from an earlier onset, and stronger rate, of reproductive senescence later in life. Offspring reproductive lifespan is, however, unaffected by maternal age, and the different life-history trajectories result in a similar fitness payoff, measured as lifetime reproductive success. This study therefore identifies maternal age as a new factor underlying variation in rates of ageing, and, given the delayed trans-generational nature of this effect, poses the question as to proximate mechanisms linking age-effects across generations.","author":[{"dropping-particle":"","family":"Bouwhuis","given":"S.","non-dropping-particle":"","parse-names":false,"suffix":""},{"dropping-particle":"","family":"Charmantier","given":"A.","non-dropping-particle":"","parse-names":false,"</w:instrText>
      </w:r>
      <w:r w:rsidR="00C9462A" w:rsidRPr="002A3B2A">
        <w:rPr>
          <w:rFonts w:ascii="Times New Roman" w:hAnsi="Times New Roman" w:cs="Times New Roman"/>
          <w:lang w:val="en-GB"/>
        </w:rPr>
        <w:instrText>suffix":""},{"dropping-particle":"","family":"Verhulst","given":"S.","non-dropping-particle":"","parse-names":false,"suffix":""},{"dropping-particle":"","family":"Sheldon","given":"B. C.","non-dropping-particle":"","parse-names":false,"suffix":""}],"container-title":"Journal of Evolutionary Biology","id":"ITEM-1","issue":"3","issued":{"date-parts":[["2010","3","1"]]},"note":"doi: 10.1111/j.1420-9101.2009.01929.x","page":"636-642","publisher":"John Wiley &amp; Sons, Ltd","title":"Trans-generational effects on ageing in a wild bird population","type":"article-journal","volume":"23"},"uris":["http://www.mendeley.com/documents/?uuid=b9491a40-f8cc-408c-8916-ec667eb28110"]},{"id":"ITEM-2","itemData":{"DOI":"10.1098/rspb.2009.0457","ISSN":"14712970","PMID":"19403537","abstract":"Deterioration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cycle","type":"article-journal","volume":"276"},"uris":["http://www.mendeley.com/documents/?uuid=4ad60f36-ddec-44e6-ac84-63a9d3dae7f2"]},{"id":"ITEM-3","itemData":{"DOI":"10.1111/j.1420-9101.2011.02412.x","ISSN":"1010-061X","abstract":"Abstract Within-individual consistency and among-individual heterogeneity in fitness are prerequisites for selection to take place. Within-individual variation in productivity between years, however, can vary considerably, especially when organisms become older and more experienced. We examine individual consistency in annual productivity, the covariation between survival and annual productivity, and the sources of variation in annual productivity, while accounting for advancing age, to test the individual-quality and resource-allocation life-history theory hypotheses. We use long-term data from a pedigreed, wild population of house sparrows. Within-individual annual productivity first increased and later decreased with age, but there were no selective mortality due to individual quality and no correlation between lifespan and productivity. Individuals were consistent in their annual productivity (C?=?0.49). Narrow-sense heritability was low (h2?=?0.09), but maternal effects explained much of the variation (M?=?0.33). Such effects can influence evolutionary processes and are of major importance for our understanding of how variation in fitness can be maintained.","author":[{"dropping-particle":"","family":"Schroeder","given":"J.","non-dropping-particle":"","parse-names":false,"suffix":""},{"dropping-particle":"","family":"Burke","given":"T.","non-dropping-particle":"","parse-names":false,"suffix":""},{"dropping-particle":"","family":"Mannarelli","given":"M.-E.","non-dropping-particle":"","parse-names":false,"suffix":""},{"dropping-particle":"","family":"Dawson","given":"D. A.","non-dropping-particle":"","parse-names":false,"suffix":""},{"dropping-particle":"","family":"Nakagawa","given":"S.","non-dropping-particle":"","parse-names":false,"suffix":""}],"container-title":"Journal of Evolutionary Biology","id":"ITEM-3","issue":"1","issued":{"date-parts":[["2012","1","1"]]},"note":"doi: 10.1111/j.1420-9101.2011.02412.x","page":"149-156","publisher":"John Wiley &amp; Sons, Ltd","title":"Maternal effects and heritability of annual productivity","type":"article-journal","volume":"25"},"uris":["http://www.mendeley.com/documents/?uuid=7ee5a19c-0ae4-477a-8d0e-e14dacc5506e"]},{"id":"ITEM-4","itemData":{"DOI":"10.1111/1365-2656.13122","ISSN":"13652656","PMID":"31618450","abstract":"Adaptive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Ecology","id":"ITEM-4","issue":"2","issued":{"date-parts":[["2020"]]},"page":"601-613","title":"Individual variation in age-dependent reproduction: Fast explorers live fast but senesce young?","type":"article-journal","volume":"89"},"uris":["http://www.mendeley.com/documents/?uuid=f150e5d8-6dd1-43a3-ae80-50f654c4bcf9"]},{"id":"ITEM-5","itemData":{"DOI":"10.1111/mec.14952","ISSN":"1365294X","abstract":"Annual reproductive success is often highest in individuals that initiate breeding early, yet relatively few individuals start breeding during this apparently optimal time. This suggests that individuals, particularly females who ultimately dictate when offspring are born, incur costs by initiating reproduction early in the season. We hypothesized that increases in the ageing rate of somatic cells may be one such cost. Telomeres, the repetitive DNA sequences on the ends of chromosomes, may be good proxies of biological wear and tear as they shorten with age and in response to stress. Using historical data from a long-term study population of dark-eyed juncos (Junco hyemalis), we found that telomere loss between years was greater in earlier breeding females, regardless of chronological age. There was no relationship between telomere loss and the annual number of eggs laid or chicks that reached independence. However, telomere loss was greater when temperatures were cooler, and cooler temperatures generally occur early in the season. This suggests that environmental conditions could be the primary cause of accelerated telomere loss in early breeders.","author":[{"dropping-particle":"","family":"Graham","given":"Jessica L.","non-dropping-particle":"","parse-names":false,"suffix":""},{"dropping-particle":"","family":"Bauer","given":"Carolyn M.","non-dropping-particle":"","parse-names":false,"suffix":""},{"dropping-particle":"","family":"Heidinger","given":"Britt J.","non-dropping-particle":"","parse-names":false,"suffix":""},{"dropping-particle":"","family":"Ketterson","given":"Ellen D.","non-dropping-particle":"","parse-names":false,"suffix":""},{"dropping-particle":"","family":"Greives","given":"Timothy J.","non-dropping-particle":"","parse-names":false,"suffix":""}],"container-title":"Molecular Ecology","id":"ITEM-5","issue":"1","issued":{"date-parts":[["2019"]]},"page":"114-126","title":"Early-breeding females experience greater telomere loss","type":"article-journal","volume":"28"},"uris":["http://www.mendeley.com/documents/?uuid=9706279f-b88a-4ad4-b42f-0b48754e3948"]},{"id":"ITEM-6","itemData":{"DOI":"10.1111/1365-2435.12578","ISSN":"0269-8463","abstract":"Summary The need to manage exposure to oxidative stress, which can damage macromolecules, is thought to influence the resolution of life-history trade-offs. Oxidative damage is expected to increase with age as a consequence of changes in the optimal investment in defences or repair, and/or because of senescence in antioxidant defence systems, although the pattern might differ between short and long-lived species. However, data on age-related changes in damage levels in wild populations are rare. Using cross-sectional and longitudinal data collected over 3 years, we examine variation in a measure of oxidative damage exposure in known age, wild European Shags (Phalacrocorax aristotelis), a relatively long lived species. The cross-sectional data showed a quadratic relationship between oxidative damage exposure and age: both relatively young and old adults had higher levels than those in middle age. In contrast, a measure of non-enzymatic antioxidant levels did not vary with age. The cross-sectional increase in oxidative damage exposure in later life was consistent with longitudinal patterns observed within older birds (more than 10 years old). However, the apparent decline in oxidative damage in early adulthood was not consistent with longitudinal patterns in younger birds, which showed individual variation but no consistent age-related change in the marker. This suggests that cross-sectional patterns reflect instead higher disappearance of individuals with high exposure to oxidative damage at this life stage. Our data further show that oxidative damage levels are predictive of attendance at the colony in all age classes: juveniles fledging with a high damage exposure index were less likely to be resighted in the breeding colony 2 years later, and adults with high levels at the end of the breeding season had reduced return rates, irrespective of age. Since this is a species that shows high colony fidelity, this is likely to reflect mortality patterns. These data suggest that exposure to oxidative damage increases with age in a long lived species, but only in later life, when high investment in reproduction at the cost of defence would be predicted.","author":[{"dropping-particle":"","family":"Herborn","given":"Katherine A","non-dropping-particle":"","parse-names":false,"suffix":""},{"dropping-particle":"","family":"Daunt","given":"Francis","non-dropping-particle":"","parse-names":false,"suffix":""},{"dropping-particle":"","family":"Heidinger","given":"Britt J","non-dropping-particle":"","parse-names":false,"suffix":""},{"dropping-particle":"V","family":"Granroth-Wilding","given":"Hanna M","non-dropping-particle":"","parse-names":false,"suffix":""},{"dropping-particle":"","family":"Burthe","given":"Sarah J","non-dropping-particle":"","parse-names":false,"suffix":""},{"dropping-particle":"","family":"Newell","given":"Mark A","non-dropping-particle":"","parse-names":false,"suffix":""},{"dropping-particle":"","family":"Monaghan","given":"Pat","non-dropping-particle":"","parse-names":false,"suffix":""}],"container-title":"Functional Ecology","id":"ITEM-6","issue":"6","issued":{"date-parts":[["2016","6","1"]]},"note":"doi: 10.1111/1365-2435.12578","page":"913-921","publisher":"John Wiley &amp; Sons, Ltd","title":"Age, oxidative stress exposure and fitness in a long-lived seabird","type":"article-journal","volume":"30"},"uris":["http://www.mendeley.com/documents/?uuid=de79ec44-a821-4a6d-be14-e2c3198b9f0f"]}],"mendeley":{"formattedCitation":"(Bouwhuis et al., 2009, 2010; Schroeder et al., 2012; Herborn et al., 2016; Graham et al., 2019; Dingemanse et al., 2020)","manualFormatting":" Bouwhuis et al., 2009, 2010; Schroeder et al., 2012; Herborn et al., 2016; Graham et al., 2019; Dingemanse et al., 2020)","plainTextFormattedCitation":"(Bouwhuis et al., 2009, 2010; Schroeder et al., 2012; Herborn et al., 2016; Graham et al., 2019; Dingemanse et al., 2020)","previouslyFormattedCitation":"(Bouwhuis et al., 2009, 2010; Schroeder et al., 2012; Herborn et al., 2016; Graham et al., 2019; Dingemanse et al., 2020)"},"properties":{"noteIndex":0},"schema":"https://github.com/citation-style-language/schema/raw/master/csl-citation.json"}</w:instrText>
      </w:r>
      <w:r w:rsidR="00C9462A" w:rsidRPr="002A3B2A">
        <w:rPr>
          <w:rFonts w:ascii="Times New Roman" w:hAnsi="Times New Roman" w:cs="Times New Roman"/>
          <w:lang w:val="en-GB"/>
        </w:rPr>
        <w:fldChar w:fldCharType="separate"/>
      </w:r>
      <w:r w:rsidR="008F67FC" w:rsidRPr="002A3B2A">
        <w:rPr>
          <w:rFonts w:ascii="Times New Roman" w:hAnsi="Times New Roman" w:cs="Times New Roman"/>
          <w:lang w:val="en-GB"/>
        </w:rPr>
        <w:fldChar w:fldCharType="begin" w:fldLock="1"/>
      </w:r>
      <w:r w:rsidR="008F67FC" w:rsidRPr="002A3B2A">
        <w:rPr>
          <w:rFonts w:ascii="Times New Roman" w:hAnsi="Times New Roman" w:cs="Times New Roman"/>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8F67FC" w:rsidRPr="007D2AB1">
        <w:rPr>
          <w:rFonts w:ascii="Times New Roman" w:hAnsi="Times New Roman" w:cs="Times New Roman"/>
          <w:rPrChange w:id="132" w:author="Clemens" w:date="2021-05-05T10:17:00Z">
            <w:rPr>
              <w:rFonts w:ascii="Times New Roman" w:hAnsi="Times New Roman" w:cs="Times New Roman"/>
              <w:lang w:val="de-DE"/>
            </w:rPr>
          </w:rPrChang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8F67FC" w:rsidRPr="002A3B2A">
        <w:rPr>
          <w:rFonts w:ascii="Times New Roman" w:hAnsi="Times New Roman" w:cs="Times New Roman"/>
          <w:lang w:val="en-GB"/>
        </w:rPr>
        <w:fldChar w:fldCharType="end"/>
      </w:r>
      <w:r w:rsidR="00C9462A" w:rsidRPr="002A3B2A">
        <w:rPr>
          <w:rFonts w:ascii="Times New Roman" w:hAnsi="Times New Roman" w:cs="Times New Roman"/>
          <w:noProof/>
          <w:lang w:val="en-GB"/>
        </w:rPr>
        <w:t>)</w:t>
      </w:r>
      <w:r w:rsidR="00C9462A" w:rsidRPr="002A3B2A">
        <w:rPr>
          <w:rFonts w:ascii="Times New Roman" w:hAnsi="Times New Roman" w:cs="Times New Roman"/>
          <w:lang w:val="en-GB"/>
        </w:rPr>
        <w:fldChar w:fldCharType="end"/>
      </w:r>
      <w:r w:rsidR="00C9462A" w:rsidRPr="002A3B2A">
        <w:rPr>
          <w:rFonts w:ascii="Times New Roman" w:hAnsi="Times New Roman" w:cs="Times New Roman"/>
          <w:lang w:val="en-GB"/>
        </w:rPr>
        <w:t xml:space="preserve"> by fitting </w:t>
      </w:r>
      <w:r w:rsidR="00CF1C26" w:rsidRPr="002A3B2A">
        <w:rPr>
          <w:rFonts w:ascii="Times New Roman" w:hAnsi="Times New Roman" w:cs="Times New Roman"/>
          <w:lang w:val="en-GB"/>
        </w:rPr>
        <w:t xml:space="preserve">a </w:t>
      </w:r>
      <w:r w:rsidR="00C9462A" w:rsidRPr="002A3B2A">
        <w:rPr>
          <w:rFonts w:ascii="Times New Roman" w:hAnsi="Times New Roman" w:cs="Times New Roman"/>
          <w:lang w:val="en-GB"/>
        </w:rPr>
        <w:t xml:space="preserve">quadratic </w:t>
      </w:r>
      <w:r w:rsidR="008F67FC" w:rsidRPr="002A3B2A">
        <w:rPr>
          <w:rFonts w:ascii="Times New Roman" w:hAnsi="Times New Roman" w:cs="Times New Roman"/>
          <w:lang w:val="en-GB"/>
        </w:rPr>
        <w:t>functio</w:t>
      </w:r>
      <w:r w:rsidR="00CF1C26" w:rsidRPr="002A3B2A">
        <w:rPr>
          <w:rFonts w:ascii="Times New Roman" w:hAnsi="Times New Roman" w:cs="Times New Roman"/>
          <w:lang w:val="en-GB"/>
        </w:rPr>
        <w:t>n</w:t>
      </w:r>
      <w:r w:rsidR="008F67FC" w:rsidRPr="002A3B2A">
        <w:rPr>
          <w:rFonts w:ascii="Times New Roman" w:hAnsi="Times New Roman" w:cs="Times New Roman"/>
          <w:lang w:val="en-GB"/>
        </w:rPr>
        <w:t xml:space="preserve"> of </w:t>
      </w:r>
      <w:r w:rsidR="00C9462A" w:rsidRPr="002A3B2A">
        <w:rPr>
          <w:rFonts w:ascii="Times New Roman" w:hAnsi="Times New Roman" w:cs="Times New Roman"/>
          <w:lang w:val="en-GB"/>
        </w:rPr>
        <w:t xml:space="preserve">age to model </w:t>
      </w:r>
      <w:r w:rsidR="00CF1C26" w:rsidRPr="002A3B2A">
        <w:rPr>
          <w:rFonts w:ascii="Times New Roman" w:hAnsi="Times New Roman" w:cs="Times New Roman"/>
          <w:lang w:val="en-GB"/>
        </w:rPr>
        <w:t xml:space="preserve">age-specific </w:t>
      </w:r>
      <w:r w:rsidR="00C9462A" w:rsidRPr="002A3B2A">
        <w:rPr>
          <w:rFonts w:ascii="Times New Roman" w:hAnsi="Times New Roman" w:cs="Times New Roman"/>
          <w:lang w:val="en-GB"/>
        </w:rPr>
        <w:t xml:space="preserve">trends in egg volume. </w:t>
      </w:r>
      <w:del w:id="133" w:author="Clemens" w:date="2021-05-05T12:09:00Z">
        <w:r w:rsidR="008F67FC" w:rsidRPr="002A3B2A" w:rsidDel="00BE36EE">
          <w:rPr>
            <w:rFonts w:ascii="Times New Roman" w:hAnsi="Times New Roman" w:cs="Times New Roman"/>
            <w:lang w:val="en-GB"/>
          </w:rPr>
          <w:delText>Th</w:delText>
        </w:r>
        <w:r w:rsidR="00DA7A04" w:rsidRPr="002A3B2A" w:rsidDel="00BE36EE">
          <w:rPr>
            <w:rFonts w:ascii="Times New Roman" w:hAnsi="Times New Roman" w:cs="Times New Roman"/>
            <w:lang w:val="en-GB"/>
          </w:rPr>
          <w:delText>is</w:delText>
        </w:r>
        <w:r w:rsidR="008F67FC" w:rsidRPr="002A3B2A" w:rsidDel="00BE36EE">
          <w:rPr>
            <w:rFonts w:ascii="Times New Roman" w:hAnsi="Times New Roman" w:cs="Times New Roman"/>
            <w:lang w:val="en-GB"/>
          </w:rPr>
          <w:delText xml:space="preserve"> model</w:delText>
        </w:r>
      </w:del>
      <w:ins w:id="134" w:author="Clemens" w:date="2021-05-05T12:09:00Z">
        <w:r w:rsidR="00BE36EE">
          <w:rPr>
            <w:rFonts w:ascii="Times New Roman" w:hAnsi="Times New Roman" w:cs="Times New Roman"/>
            <w:lang w:val="en-GB"/>
          </w:rPr>
          <w:t>We</w:t>
        </w:r>
      </w:ins>
      <w:r w:rsidR="00C9462A" w:rsidRPr="002A3B2A">
        <w:rPr>
          <w:rFonts w:ascii="Times New Roman" w:hAnsi="Times New Roman" w:cs="Times New Roman"/>
          <w:lang w:val="en-GB"/>
        </w:rPr>
        <w:t xml:space="preserve"> controlled for selective appearance and disappearance of females differing in average egg volume by fitting ‘first observed age’ and ‘last observed age’ as fixed effects – </w:t>
      </w:r>
      <w:r w:rsidR="008F67FC" w:rsidRPr="002A3B2A">
        <w:rPr>
          <w:rFonts w:ascii="Times New Roman" w:hAnsi="Times New Roman" w:cs="Times New Roman"/>
          <w:lang w:val="en-GB"/>
        </w:rPr>
        <w:t>a method that</w:t>
      </w:r>
      <w:r w:rsidR="00C9462A" w:rsidRPr="002A3B2A">
        <w:rPr>
          <w:rFonts w:ascii="Times New Roman" w:hAnsi="Times New Roman" w:cs="Times New Roman"/>
          <w:lang w:val="en-GB"/>
        </w:rPr>
        <w:t xml:space="preserve"> </w:t>
      </w:r>
      <w:r w:rsidR="00745246" w:rsidRPr="002A3B2A">
        <w:rPr>
          <w:rFonts w:ascii="Times New Roman" w:hAnsi="Times New Roman" w:cs="Times New Roman"/>
          <w:lang w:val="en-GB"/>
        </w:rPr>
        <w:t>estimates</w:t>
      </w:r>
      <w:r w:rsidR="00C9462A" w:rsidRPr="002A3B2A">
        <w:rPr>
          <w:rFonts w:ascii="Times New Roman" w:hAnsi="Times New Roman" w:cs="Times New Roman"/>
          <w:lang w:val="en-GB"/>
        </w:rPr>
        <w:t xml:space="preserve"> between-individual age effects introduced by selective disappearance and appearance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&lt;citation&gt;&lt;priority&gt;46&lt;/priority&gt;&lt;uuid&gt;C7DDA398-2948-4C22-A107-B301975A3593&lt;/uuid&gt;&lt;publications&gt;&lt;publication&gt;&lt;subtype&gt;400&lt;/subtype&gt;&lt;publisher&gt;The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99200603201200000000222000&lt;/publication_date&gt;&lt;uuid&gt;6EBFE9D0-2A1F-49CF-BF86-56159463BCD2&lt;/uuid&gt;&lt;type&gt;400&lt;/type&gt;&lt;number&gt;5&lt;/number&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gt;&lt;subtype&gt;400&lt;/subtype&gt;&lt;title&gt;Individual variation in age-dependent reproduction: Fast explorers live fast but senesce young?&lt;/title&gt;&lt;volume&gt;89&lt;/volume&gt;&lt;publication_date&gt;99202000001200000000200000&lt;/publication_date&gt;&lt;uuid&gt;3834E176-1B5C-4F0B-86F0-02BAE93FDA21&lt;/uuid&gt;&lt;type&gt;400&lt;/type&gt;&lt;number&gt;2&lt;/number&gt;&lt;startpage&gt;601-613&lt;/startpage&gt;&lt;bundle&gt;&lt;publication&gt;&lt;title&gt;Journal of Animal Ecology&lt;/title&gt;&lt;uuid&gt;6282EBD2-2EB0-4431-B6F3-1E246CB9C3FA&lt;/uuid&gt;&lt;subtype&gt;-100&lt;/subtype&gt;&lt;type&gt;-100&lt;/type&gt;&lt;/publication&gt;&lt;/bundle&gt;&lt;authors&gt;&lt;author&gt;&lt;lastName&gt;Dingemanse&lt;/lastName&gt;&lt;firstName&gt;Niels&lt;/firstName&gt;&lt;middleNames&gt;J&lt;/middleNames&gt;&lt;/author&gt;&lt;author&gt;&lt;lastName&gt;Moiron&lt;/lastName&gt;&lt;firstName&gt;Maria&lt;/firstName&gt;&lt;/author&gt;&lt;author&gt;&lt;lastName&gt;Araya-Ajoy&lt;/lastName&gt;&lt;firstName&gt;Yimen&lt;/firstName&gt;&lt;middleNames&gt;G&lt;/middleNames&gt;&lt;/author&gt;&lt;author&gt;&lt;lastName&gt;Mouchet&lt;/lastName&gt;&lt;firstName&gt;Alexia&lt;/firstName&gt;&lt;/author&gt;&lt;author&gt;&lt;lastName&gt;Abbey-Lee&lt;/lastName&gt;&lt;firstName&gt;Robin&lt;/firstName&gt;&lt;middleNames&gt;N&lt;/middleNames&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(van de Pol &amp; Verhulst, 2006; Dingemanse </w:t>
      </w:r>
      <w:r w:rsidR="00472B4F">
        <w:rPr>
          <w:rFonts w:ascii="Times New Roman" w:hAnsi="Times New Roman" w:cs="Times New Roman"/>
          <w:i/>
          <w:iCs/>
        </w:rPr>
        <w:t>et al.</w:t>
      </w:r>
      <w:r w:rsidR="00472B4F">
        <w:rPr>
          <w:rFonts w:ascii="Times New Roman" w:hAnsi="Times New Roman" w:cs="Times New Roman"/>
        </w:rPr>
        <w:t>, 2020)</w:t>
      </w:r>
      <w:r w:rsidR="005E3F2A">
        <w:rPr>
          <w:rFonts w:ascii="Times New Roman" w:hAnsi="Times New Roman" w:cs="Times New Roman"/>
        </w:rPr>
        <w:fldChar w:fldCharType="end"/>
      </w:r>
      <w:r w:rsidR="00C9462A" w:rsidRPr="002A3B2A">
        <w:rPr>
          <w:rFonts w:ascii="Times New Roman" w:hAnsi="Times New Roman" w:cs="Times New Roman"/>
          <w:lang w:val="en-GB"/>
        </w:rPr>
        <w:fldChar w:fldCharType="begin" w:fldLock="1"/>
      </w:r>
      <w:r w:rsidR="00C9462A" w:rsidRPr="002A3B2A">
        <w:rPr>
          <w:rFonts w:ascii="Times New Roman" w:hAnsi="Times New Roman" w:cs="Times New Roman"/>
          <w:lang w:val="en-GB"/>
        </w:rPr>
        <w:instrText>ADDIN CSL_CITATION {"citationItems":[{"id":"ITEM-1","itemData":{"DOI":"10.1086/503331","ISSN":"0003-0147","abstract":"Abstract: Evolutionary questions regarding aging address patterns of within?individual change in traits during a lifetime. However, most studies report associations between age and, for example, reproduction based on cross?sectional comparisons, which may be confounded with progressive changes in phenotypic population composition. Unbiased estimation of patterns of age?dependent reproduction (or other traits) requires disentanglement of within?individual change (improvement, senescence) and between?individual change (selective appearance and disappearance). We introduce a new statistical model that allows patterns of variance and covariance to differ between levels of aggregation. Our approach is simpler than alternative methods and can quantify the relative contributions of within? and between?individual changes in one framework. We illustrate our model using data on a long?lived bird species, the oystercatcher (Haematopus ostralegus). We show that for different reproductive traits (timing of breeding and egg size), either within?individual improvement or selective appearance can result in a positive association between age and reproductive traits at the population level. Potential applications of our methodology are manifold because within? and between?individual patterns are likely to differ in many biological situations.","author":[{"dropping-particle":"","family":"Pol","given":"M","non-dropping-particle":"van de","parse-names":false,"suffix":""},{"dropping-particle":"","family":"Verhulst","given":"S","non-dropping-particle":"","parse-names":false,"suffix":""}],"container-title":"The American Naturalist","id":"ITEM-1","issue":"5","issued":{"date-parts":[["2006","5","1"]]},"note":"doi: 10.1086/503331","page":"766-773","publisher":"The University of Chicago Press","title":"Age‐Dependent Traits: A New Statistical Model to Separate Within‐ and Between‐Individual Effects.","type":"article-journal","volume":"167"},"uris":["http://www.mendeley.com/documents/?uuid=656ee94f-8248-4aac-9267-712149934125"]},{"id":"ITEM-2","itemData":{"DOI":"10.1111/1365-2656.13122","ISSN":"13652656","PMID":"31618450","abstract":"Adaptive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young?","type":"article-journal","volume":"89"},"uris":["http://www.mendeley.com/documents/?uuid=f150e5d8-6dd1-43a3-ae80-50f654c4bcf9"]}],"mendeley":{"formattedCitation":"(van de Pol &amp; Verhulst, 2006; Dingemanse et al., 2020)","plainTextFormattedCitation":"(van de Pol &amp; Verhulst, 2006; Dingemanse et al., 2020)","previouslyFormattedCitation":"(van de Pol &amp; Verhulst, 2006; Dingemanse et al., 2020)"},"properties":{"noteIndex":0},"schema":"https://github.com/citation-style-language/schema/raw/master/csl-citation.json"}</w:instrText>
      </w:r>
      <w:r w:rsidR="00407296">
        <w:rPr>
          <w:rFonts w:ascii="Times New Roman" w:hAnsi="Times New Roman" w:cs="Times New Roman"/>
          <w:lang w:val="en-GB"/>
        </w:rPr>
        <w:fldChar w:fldCharType="separate"/>
      </w:r>
      <w:r w:rsidR="00C9462A" w:rsidRPr="002A3B2A">
        <w:rPr>
          <w:rFonts w:ascii="Times New Roman" w:hAnsi="Times New Roman" w:cs="Times New Roman"/>
          <w:lang w:val="en-GB"/>
        </w:rPr>
        <w:fldChar w:fldCharType="end"/>
      </w:r>
      <w:r w:rsidR="00C9462A" w:rsidRPr="002A3B2A">
        <w:rPr>
          <w:rFonts w:ascii="Times New Roman" w:hAnsi="Times New Roman" w:cs="Times New Roman"/>
          <w:lang w:val="en-GB"/>
        </w:rPr>
        <w:t xml:space="preserve">. </w:t>
      </w:r>
    </w:p>
    <w:p w14:paraId="499A7FCE" w14:textId="77777777" w:rsidR="003E7820" w:rsidRDefault="003E7820" w:rsidP="003E7820">
      <w:pPr>
        <w:suppressLineNumbers/>
        <w:spacing w:line="360" w:lineRule="auto"/>
        <w:jc w:val="both"/>
        <w:rPr>
          <w:rFonts w:ascii="Times New Roman" w:hAnsi="Times New Roman" w:cs="Times New Roman"/>
          <w:lang w:val="en-GB"/>
        </w:rPr>
      </w:pPr>
    </w:p>
    <w:p w14:paraId="78B50385" w14:textId="40D9EFBE" w:rsidR="00F851B6" w:rsidRPr="002A3B2A" w:rsidRDefault="00CF1C26"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We modelled </w:t>
      </w:r>
      <w:r w:rsidR="00745246" w:rsidRPr="002A3B2A">
        <w:rPr>
          <w:rFonts w:ascii="Times New Roman" w:hAnsi="Times New Roman" w:cs="Times New Roman"/>
          <w:lang w:val="en-GB"/>
        </w:rPr>
        <w:t xml:space="preserve">within-individual </w:t>
      </w:r>
      <w:r w:rsidRPr="002A3B2A">
        <w:rPr>
          <w:rFonts w:ascii="Times New Roman" w:hAnsi="Times New Roman" w:cs="Times New Roman"/>
          <w:lang w:val="en-GB"/>
        </w:rPr>
        <w:t xml:space="preserve">age effects on egg volume by fitting a univariate mixed-effect model, </w:t>
      </w:r>
      <w:r w:rsidR="00566330" w:rsidRPr="002A3B2A">
        <w:rPr>
          <w:rFonts w:ascii="Times New Roman" w:hAnsi="Times New Roman" w:cs="Times New Roman"/>
          <w:lang w:val="en-GB"/>
        </w:rPr>
        <w:t>that</w:t>
      </w:r>
      <w:r w:rsidRPr="002A3B2A">
        <w:rPr>
          <w:rFonts w:ascii="Times New Roman" w:hAnsi="Times New Roman" w:cs="Times New Roman"/>
          <w:lang w:val="en-GB"/>
        </w:rPr>
        <w:t xml:space="preserve"> included</w:t>
      </w:r>
      <w:r w:rsidR="00745246" w:rsidRPr="002A3B2A">
        <w:rPr>
          <w:rFonts w:ascii="Times New Roman" w:hAnsi="Times New Roman" w:cs="Times New Roman"/>
          <w:lang w:val="en-GB"/>
        </w:rPr>
        <w:t xml:space="preserve"> linear and quadratic forms of a within-group deviation score for age</w:t>
      </w:r>
      <w:r w:rsidR="00DC3640" w:rsidRPr="002A3B2A">
        <w:rPr>
          <w:rFonts w:ascii="Times New Roman" w:hAnsi="Times New Roman" w:cs="Times New Roman"/>
          <w:lang w:val="en-GB"/>
        </w:rPr>
        <w:t xml:space="preserve"> (henceforth ‘age-deviance’)</w:t>
      </w:r>
      <w:r w:rsidR="00745246" w:rsidRPr="002A3B2A">
        <w:rPr>
          <w:rFonts w:ascii="Times New Roman" w:hAnsi="Times New Roman" w:cs="Times New Roman"/>
          <w:lang w:val="en-GB"/>
        </w:rPr>
        <w:t xml:space="preserve">, calculated </w:t>
      </w:r>
      <w:r w:rsidR="00DC3640" w:rsidRPr="002A3B2A">
        <w:rPr>
          <w:rFonts w:ascii="Times New Roman" w:hAnsi="Times New Roman" w:cs="Times New Roman"/>
          <w:lang w:val="en-GB"/>
        </w:rPr>
        <w:t xml:space="preserve">for individual </w:t>
      </w:r>
      <w:proofErr w:type="spellStart"/>
      <w:r w:rsidR="00DC3640" w:rsidRPr="002A3B2A">
        <w:rPr>
          <w:rFonts w:ascii="Times New Roman" w:hAnsi="Times New Roman" w:cs="Times New Roman"/>
          <w:i/>
          <w:iCs/>
          <w:lang w:val="en-GB"/>
        </w:rPr>
        <w:t>i</w:t>
      </w:r>
      <w:proofErr w:type="spellEnd"/>
      <w:r w:rsidR="00DC3640" w:rsidRPr="002A3B2A">
        <w:rPr>
          <w:rFonts w:ascii="Times New Roman" w:hAnsi="Times New Roman" w:cs="Times New Roman"/>
          <w:lang w:val="en-GB"/>
        </w:rPr>
        <w:t xml:space="preserve"> at age </w:t>
      </w:r>
      <w:r w:rsidR="00DC3640" w:rsidRPr="002A3B2A">
        <w:rPr>
          <w:rFonts w:ascii="Times New Roman" w:hAnsi="Times New Roman" w:cs="Times New Roman"/>
          <w:i/>
          <w:iCs/>
          <w:lang w:val="en-GB"/>
        </w:rPr>
        <w:t xml:space="preserve">j </w:t>
      </w:r>
      <w:r w:rsidR="00745246" w:rsidRPr="002A3B2A">
        <w:rPr>
          <w:rFonts w:ascii="Times New Roman" w:hAnsi="Times New Roman" w:cs="Times New Roman"/>
          <w:lang w:val="en-GB"/>
        </w:rPr>
        <w:t>as</w:t>
      </w:r>
      <w:r w:rsidR="00DC3640" w:rsidRPr="002A3B2A">
        <w:rPr>
          <w:rFonts w:ascii="Times New Roman" w:hAnsi="Times New Roman" w:cs="Times New Roman"/>
          <w:lang w:val="en-GB"/>
        </w:rPr>
        <w:t>:</w:t>
      </w:r>
      <w:r w:rsidR="00745246" w:rsidRPr="002A3B2A">
        <w:rPr>
          <w:rFonts w:ascii="Times New Roman" w:hAnsi="Times New Roman" w:cs="Times New Roman"/>
          <w:lang w:val="en-GB"/>
        </w:rPr>
        <w:t xml:space="preserve"> </w:t>
      </w:r>
      <w:proofErr w:type="spellStart"/>
      <w:r w:rsidR="00DC3640" w:rsidRPr="002A3B2A">
        <w:rPr>
          <w:rFonts w:ascii="Times New Roman" w:hAnsi="Times New Roman" w:cs="Times New Roman"/>
          <w:i/>
          <w:iCs/>
          <w:lang w:val="en-GB"/>
        </w:rPr>
        <w:t>age</w:t>
      </w:r>
      <w:r w:rsidR="00DC3640" w:rsidRPr="002A3B2A">
        <w:rPr>
          <w:rFonts w:ascii="Times New Roman" w:hAnsi="Times New Roman" w:cs="Times New Roman"/>
          <w:i/>
          <w:iCs/>
          <w:vertAlign w:val="subscript"/>
          <w:lang w:val="en-GB"/>
        </w:rPr>
        <w:t>ij</w:t>
      </w:r>
      <w:proofErr w:type="spellEnd"/>
      <w:r w:rsidR="00DC3640" w:rsidRPr="002A3B2A">
        <w:rPr>
          <w:rFonts w:ascii="Times New Roman" w:hAnsi="Times New Roman" w:cs="Times New Roman"/>
          <w:lang w:val="en-GB"/>
        </w:rPr>
        <w:t xml:space="preserve"> – (</w:t>
      </w:r>
      <w:r w:rsidR="00DC3640" w:rsidRPr="002A3B2A">
        <w:rPr>
          <w:rFonts w:ascii="Times New Roman" w:hAnsi="Times New Roman" w:cs="Times New Roman"/>
          <w:i/>
          <w:iCs/>
          <w:lang w:val="en-GB"/>
        </w:rPr>
        <w:t>first observed age</w:t>
      </w:r>
      <w:r w:rsidR="00DC3640" w:rsidRPr="002A3B2A">
        <w:rPr>
          <w:rFonts w:ascii="Times New Roman" w:hAnsi="Times New Roman" w:cs="Times New Roman"/>
          <w:lang w:val="en-GB"/>
        </w:rPr>
        <w:t>)</w:t>
      </w:r>
      <w:proofErr w:type="spellStart"/>
      <w:r w:rsidR="00350543">
        <w:rPr>
          <w:rFonts w:ascii="Times New Roman" w:hAnsi="Times New Roman" w:cs="Times New Roman"/>
          <w:i/>
          <w:iCs/>
          <w:vertAlign w:val="subscript"/>
          <w:lang w:val="en-GB"/>
        </w:rPr>
        <w:t>i</w:t>
      </w:r>
      <w:proofErr w:type="spellEnd"/>
      <w:r w:rsidR="00DD7EDA" w:rsidRPr="002A3B2A">
        <w:rPr>
          <w:rFonts w:ascii="Times New Roman" w:hAnsi="Times New Roman" w:cs="Times New Roman"/>
          <w:i/>
          <w:iCs/>
          <w:vertAlign w:val="subscript"/>
          <w:lang w:val="en-GB"/>
        </w:rPr>
        <w:t xml:space="preserve"> </w:t>
      </w:r>
      <w:r w:rsidR="00350543">
        <w:rPr>
          <w:rFonts w:ascii="Times New Roman" w:hAnsi="Times New Roman" w:cs="Times New Roman"/>
          <w:i/>
          <w:iCs/>
          <w:vertAlign w:val="subscript"/>
          <w:lang w:val="en-GB"/>
        </w:rPr>
        <w:t xml:space="preserve"> </w:t>
      </w:r>
      <w:r w:rsidR="005E3F2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&lt;citation&gt;&lt;priority&gt;47&lt;/priority&gt;&lt;uuid&gt;90E3819E-88FB-4105-B9F7-7F73E2415C13&lt;/uuid&gt;&lt;publications&gt;&lt;publication&gt;&lt;subtype&gt;0&lt;/subtype&gt;&lt;publisher&gt;Sage&lt;/publisher&gt;&lt;title&gt;Multilevel analysis: An introduction to basic and advanced multilevel modeling&lt;/title&gt;&lt;url&gt;https://books.google.com/books/about/Multilevel_Analysis.html?id=N1BQvcomDdQC&lt;/url&gt;&lt;publication_date&gt;99201100001200000000200000&lt;/publication_date&gt;&lt;uuid&gt;BA156E87-4FDD-411D-AA57-33BA174F8E5A&lt;/uuid&gt;&lt;version&gt;2&lt;/version&gt;&lt;type&gt;0&lt;/type&gt;&lt;authors&gt;&lt;author&gt;&lt;lastName&gt;Snijders&lt;/lastName&gt;&lt;firstName&gt;TAB&lt;/firstName&gt;&lt;/author&gt;&lt;author&gt;&lt;lastName&gt;Bosker&lt;/lastName&gt;&lt;firstName&gt;R&lt;/firstName&gt;&lt;middleNames&gt;J&lt;/middleNames&gt;&lt;/author&gt;&lt;/authors&gt;&lt;/publication&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99200603201200000000222000&lt;/publication_date&gt;&lt;uuid&gt;6EBFE9D0-2A1F-49CF-BF86-56159463BCD2&lt;/uuid&gt;&lt;type&gt;400&lt;/type&gt;&lt;number&gt;5&lt;/number&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s&gt;&lt;cites&gt;&lt;/cites&gt;&lt;/citation&gt;</w:instrText>
      </w:r>
      <w:r w:rsidR="005E3F2A">
        <w:rPr>
          <w:rFonts w:ascii="Times New Roman" w:hAnsi="Times New Roman" w:cs="Times New Roman"/>
        </w:rPr>
        <w:fldChar w:fldCharType="separate"/>
      </w:r>
      <w:r w:rsidR="00472B4F">
        <w:rPr>
          <w:rFonts w:ascii="Times New Roman" w:hAnsi="Times New Roman" w:cs="Times New Roman"/>
        </w:rPr>
        <w:t xml:space="preserve">(van de Pol &amp; Verhulst, 2006; </w:t>
      </w:r>
      <w:proofErr w:type="spellStart"/>
      <w:r w:rsidR="00472B4F">
        <w:rPr>
          <w:rFonts w:ascii="Times New Roman" w:hAnsi="Times New Roman" w:cs="Times New Roman"/>
        </w:rPr>
        <w:t>Snijders</w:t>
      </w:r>
      <w:proofErr w:type="spellEnd"/>
      <w:r w:rsidR="00472B4F">
        <w:rPr>
          <w:rFonts w:ascii="Times New Roman" w:hAnsi="Times New Roman" w:cs="Times New Roman"/>
        </w:rPr>
        <w:t xml:space="preserve"> &amp; Bosker, 2011)</w:t>
      </w:r>
      <w:r w:rsidR="005E3F2A">
        <w:rPr>
          <w:rFonts w:ascii="Times New Roman" w:hAnsi="Times New Roman" w:cs="Times New Roman"/>
        </w:rPr>
        <w:fldChar w:fldCharType="end"/>
      </w:r>
      <w:r w:rsidR="00DC3640" w:rsidRPr="002A3B2A">
        <w:rPr>
          <w:rFonts w:ascii="Times New Roman" w:hAnsi="Times New Roman" w:cs="Times New Roman"/>
          <w:lang w:val="en-GB"/>
        </w:rPr>
        <w:t xml:space="preserve">. </w:t>
      </w:r>
      <w:r w:rsidR="001E10D3" w:rsidRPr="002A3B2A">
        <w:rPr>
          <w:rFonts w:ascii="Times New Roman" w:hAnsi="Times New Roman" w:cs="Times New Roman"/>
          <w:lang w:val="en-GB"/>
        </w:rPr>
        <w:t xml:space="preserve">Tarsus length was </w:t>
      </w:r>
      <w:r w:rsidR="00DC3640" w:rsidRPr="002A3B2A">
        <w:rPr>
          <w:rFonts w:ascii="Times New Roman" w:hAnsi="Times New Roman" w:cs="Times New Roman"/>
          <w:lang w:val="en-GB"/>
        </w:rPr>
        <w:t xml:space="preserve">also included as a fixed effect </w:t>
      </w:r>
      <w:r w:rsidR="001E10D3" w:rsidRPr="002A3B2A">
        <w:rPr>
          <w:rFonts w:ascii="Times New Roman" w:hAnsi="Times New Roman" w:cs="Times New Roman"/>
          <w:lang w:val="en-GB"/>
        </w:rPr>
        <w:t xml:space="preserve">to control for female structural size, and was averaged over an individual’s </w:t>
      </w:r>
      <w:del w:id="135" w:author="Clemens" w:date="2021-05-05T12:13:00Z">
        <w:r w:rsidR="001E10D3" w:rsidRPr="002A3B2A" w:rsidDel="00BE36EE">
          <w:rPr>
            <w:rFonts w:ascii="Times New Roman" w:hAnsi="Times New Roman" w:cs="Times New Roman"/>
            <w:lang w:val="en-GB"/>
          </w:rPr>
          <w:delText xml:space="preserve">lifetime of </w:delText>
        </w:r>
      </w:del>
      <w:r w:rsidR="001E10D3" w:rsidRPr="002A3B2A">
        <w:rPr>
          <w:rFonts w:ascii="Times New Roman" w:hAnsi="Times New Roman" w:cs="Times New Roman"/>
          <w:lang w:val="en-GB"/>
        </w:rPr>
        <w:t xml:space="preserve">measurements (i.e., our </w:t>
      </w:r>
      <w:r w:rsidR="001E10D3" w:rsidRPr="002A3B2A">
        <w:rPr>
          <w:rFonts w:ascii="Times New Roman" w:hAnsi="Times New Roman" w:cs="Times New Roman"/>
          <w:i/>
          <w:iCs/>
          <w:lang w:val="en-GB"/>
        </w:rPr>
        <w:t>a priori</w:t>
      </w:r>
      <w:r w:rsidR="001E10D3" w:rsidRPr="002A3B2A">
        <w:rPr>
          <w:rFonts w:ascii="Times New Roman" w:hAnsi="Times New Roman" w:cs="Times New Roman"/>
          <w:lang w:val="en-GB"/>
        </w:rPr>
        <w:t xml:space="preserve"> expectation </w:t>
      </w:r>
      <w:r w:rsidR="00AC222A" w:rsidRPr="002A3B2A">
        <w:rPr>
          <w:rFonts w:ascii="Times New Roman" w:hAnsi="Times New Roman" w:cs="Times New Roman"/>
          <w:lang w:val="en-GB"/>
        </w:rPr>
        <w:t>was</w:t>
      </w:r>
      <w:r w:rsidR="001E10D3" w:rsidRPr="002A3B2A">
        <w:rPr>
          <w:rFonts w:ascii="Times New Roman" w:hAnsi="Times New Roman" w:cs="Times New Roman"/>
          <w:lang w:val="en-GB"/>
        </w:rPr>
        <w:t xml:space="preserve"> that tarsus length is static </w:t>
      </w:r>
      <w:del w:id="136" w:author="Clemens" w:date="2021-05-05T12:13:00Z">
        <w:r w:rsidR="001E10D3" w:rsidRPr="002A3B2A" w:rsidDel="00BE36EE">
          <w:rPr>
            <w:rFonts w:ascii="Times New Roman" w:hAnsi="Times New Roman" w:cs="Times New Roman"/>
            <w:lang w:val="en-GB"/>
          </w:rPr>
          <w:delText xml:space="preserve">over </w:delText>
        </w:r>
      </w:del>
      <w:ins w:id="137" w:author="Clemens" w:date="2021-05-05T12:13:00Z">
        <w:r w:rsidR="00BE36EE">
          <w:rPr>
            <w:rFonts w:ascii="Times New Roman" w:hAnsi="Times New Roman" w:cs="Times New Roman"/>
            <w:lang w:val="en-GB"/>
          </w:rPr>
          <w:t>throughout adult</w:t>
        </w:r>
        <w:r w:rsidR="00BE36EE" w:rsidRPr="002A3B2A">
          <w:rPr>
            <w:rFonts w:ascii="Times New Roman" w:hAnsi="Times New Roman" w:cs="Times New Roman"/>
            <w:lang w:val="en-GB"/>
          </w:rPr>
          <w:t xml:space="preserve"> </w:t>
        </w:r>
      </w:ins>
      <w:r w:rsidR="001E10D3" w:rsidRPr="002A3B2A">
        <w:rPr>
          <w:rFonts w:ascii="Times New Roman" w:hAnsi="Times New Roman" w:cs="Times New Roman"/>
          <w:lang w:val="en-GB"/>
        </w:rPr>
        <w:t xml:space="preserve">life and that </w:t>
      </w:r>
      <w:r w:rsidR="00FE0D35" w:rsidRPr="002A3B2A">
        <w:rPr>
          <w:rFonts w:ascii="Times New Roman" w:hAnsi="Times New Roman" w:cs="Times New Roman"/>
          <w:lang w:val="en-GB"/>
        </w:rPr>
        <w:t xml:space="preserve">any </w:t>
      </w:r>
      <w:r w:rsidR="001E10D3" w:rsidRPr="002A3B2A">
        <w:rPr>
          <w:rFonts w:ascii="Times New Roman" w:hAnsi="Times New Roman" w:cs="Times New Roman"/>
          <w:lang w:val="en-GB"/>
        </w:rPr>
        <w:t>variation i</w:t>
      </w:r>
      <w:r w:rsidR="00AC222A" w:rsidRPr="002A3B2A">
        <w:rPr>
          <w:rFonts w:ascii="Times New Roman" w:hAnsi="Times New Roman" w:cs="Times New Roman"/>
          <w:lang w:val="en-GB"/>
        </w:rPr>
        <w:t xml:space="preserve">n this trait </w:t>
      </w:r>
      <w:r w:rsidR="00FE0D35" w:rsidRPr="002A3B2A">
        <w:rPr>
          <w:rFonts w:ascii="Times New Roman" w:hAnsi="Times New Roman" w:cs="Times New Roman"/>
          <w:lang w:val="en-GB"/>
        </w:rPr>
        <w:t>was</w:t>
      </w:r>
      <w:r w:rsidR="001E10D3" w:rsidRPr="002A3B2A">
        <w:rPr>
          <w:rFonts w:ascii="Times New Roman" w:hAnsi="Times New Roman" w:cs="Times New Roman"/>
          <w:lang w:val="en-GB"/>
        </w:rPr>
        <w:t xml:space="preserve"> due to measurement error) – grand average 24.5 mm (</w:t>
      </w:r>
      <w:r w:rsidR="001E10D3" w:rsidRPr="002A3B2A">
        <w:rPr>
          <w:rFonts w:ascii="Times New Roman" w:hAnsi="Times New Roman" w:cs="Times New Roman"/>
          <w:iCs/>
          <w:lang w:val="en-GB"/>
        </w:rPr>
        <w:t>±</w:t>
      </w:r>
      <w:r w:rsidR="001E10D3" w:rsidRPr="002A3B2A">
        <w:rPr>
          <w:rFonts w:ascii="Times New Roman" w:hAnsi="Times New Roman" w:cs="Times New Roman"/>
          <w:i/>
          <w:lang w:val="en-GB"/>
        </w:rPr>
        <w:t xml:space="preserve"> </w:t>
      </w:r>
      <w:r w:rsidR="001E10D3" w:rsidRPr="002A3B2A">
        <w:rPr>
          <w:rFonts w:ascii="Times New Roman" w:hAnsi="Times New Roman" w:cs="Times New Roman"/>
          <w:lang w:val="en-GB"/>
        </w:rPr>
        <w:t xml:space="preserve">0.96 SD), </w:t>
      </w:r>
      <w:r w:rsidR="002033EB" w:rsidRPr="002A3B2A">
        <w:rPr>
          <w:rFonts w:ascii="Times New Roman" w:hAnsi="Times New Roman" w:cs="Times New Roman"/>
          <w:lang w:val="en-GB"/>
        </w:rPr>
        <w:t xml:space="preserve">grand average </w:t>
      </w:r>
      <w:r w:rsidR="001E10D3" w:rsidRPr="002A3B2A">
        <w:rPr>
          <w:rFonts w:ascii="Times New Roman" w:hAnsi="Times New Roman" w:cs="Times New Roman"/>
          <w:lang w:val="en-GB"/>
        </w:rPr>
        <w:t>within</w:t>
      </w:r>
      <w:r w:rsidR="002033EB" w:rsidRPr="002A3B2A">
        <w:rPr>
          <w:rFonts w:ascii="Times New Roman" w:hAnsi="Times New Roman" w:cs="Times New Roman"/>
          <w:lang w:val="en-GB"/>
        </w:rPr>
        <w:t>-individual standard deviation 0.66 mm (</w:t>
      </w:r>
      <w:r w:rsidR="002033EB" w:rsidRPr="002A3B2A">
        <w:rPr>
          <w:rFonts w:ascii="Times New Roman" w:hAnsi="Times New Roman" w:cs="Times New Roman"/>
          <w:iCs/>
          <w:lang w:val="en-GB"/>
        </w:rPr>
        <w:t>±</w:t>
      </w:r>
      <w:r w:rsidR="002033EB" w:rsidRPr="002A3B2A">
        <w:rPr>
          <w:rFonts w:ascii="Times New Roman" w:hAnsi="Times New Roman" w:cs="Times New Roman"/>
          <w:i/>
          <w:lang w:val="en-GB"/>
        </w:rPr>
        <w:t xml:space="preserve"> </w:t>
      </w:r>
      <w:r w:rsidR="002033EB" w:rsidRPr="002A3B2A">
        <w:rPr>
          <w:rFonts w:ascii="Times New Roman" w:hAnsi="Times New Roman" w:cs="Times New Roman"/>
          <w:lang w:val="en-GB"/>
        </w:rPr>
        <w:t>1.14 SD)</w:t>
      </w:r>
      <w:r w:rsidR="001E10D3" w:rsidRPr="002A3B2A">
        <w:rPr>
          <w:rFonts w:ascii="Times New Roman" w:hAnsi="Times New Roman" w:cs="Times New Roman"/>
          <w:lang w:val="en-GB"/>
        </w:rPr>
        <w:t xml:space="preserve">. </w:t>
      </w:r>
      <w:r w:rsidR="003330E2" w:rsidRPr="002A3B2A">
        <w:rPr>
          <w:rFonts w:ascii="Times New Roman" w:hAnsi="Times New Roman" w:cs="Times New Roman"/>
          <w:lang w:val="en-GB"/>
        </w:rPr>
        <w:t xml:space="preserve">In addition to these fixed covariates, we </w:t>
      </w:r>
      <w:r w:rsidR="0011454B" w:rsidRPr="002A3B2A">
        <w:rPr>
          <w:rFonts w:ascii="Times New Roman" w:hAnsi="Times New Roman" w:cs="Times New Roman"/>
          <w:lang w:val="en-GB"/>
        </w:rPr>
        <w:t>included a quadratic function of lay date</w:t>
      </w:r>
      <w:r w:rsidR="003330E2" w:rsidRPr="002A3B2A">
        <w:rPr>
          <w:rFonts w:ascii="Times New Roman" w:hAnsi="Times New Roman" w:cs="Times New Roman"/>
          <w:lang w:val="en-GB"/>
        </w:rPr>
        <w:t xml:space="preserve"> </w:t>
      </w:r>
      <w:r w:rsidR="0011454B" w:rsidRPr="002A3B2A">
        <w:rPr>
          <w:rFonts w:ascii="Times New Roman" w:hAnsi="Times New Roman" w:cs="Times New Roman"/>
          <w:lang w:val="en-GB"/>
        </w:rPr>
        <w:t>to assess</w:t>
      </w:r>
      <w:r w:rsidRPr="002A3B2A">
        <w:rPr>
          <w:rFonts w:ascii="Times New Roman" w:hAnsi="Times New Roman" w:cs="Times New Roman"/>
          <w:lang w:val="en-GB"/>
        </w:rPr>
        <w:t xml:space="preserve"> seasonal variation in egg volume as several shorebird studies report </w:t>
      </w:r>
      <w:del w:id="138" w:author="Clemens" w:date="2021-05-05T13:14:00Z">
        <w:r w:rsidRPr="002A3B2A" w:rsidDel="00A70019">
          <w:rPr>
            <w:rFonts w:ascii="Times New Roman" w:hAnsi="Times New Roman" w:cs="Times New Roman"/>
            <w:lang w:val="en-GB"/>
          </w:rPr>
          <w:delText>a</w:delText>
        </w:r>
      </w:del>
      <w:r w:rsidRPr="002A3B2A">
        <w:rPr>
          <w:rFonts w:ascii="Times New Roman" w:hAnsi="Times New Roman" w:cs="Times New Roman"/>
          <w:lang w:val="en-GB"/>
        </w:rPr>
        <w:t xml:space="preserve"> seasonal </w:t>
      </w:r>
      <w:r w:rsidR="0011454B" w:rsidRPr="002A3B2A">
        <w:rPr>
          <w:rFonts w:ascii="Times New Roman" w:hAnsi="Times New Roman" w:cs="Times New Roman"/>
          <w:lang w:val="en-GB"/>
        </w:rPr>
        <w:t xml:space="preserve">increases </w:t>
      </w:r>
      <w:r w:rsidR="00C621B9">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&lt;citation&gt;&lt;priority&gt;3&lt;/priority&gt;&lt;uuid&gt;9529336B-10E6-47CF-A08B-FA4D34801F25&lt;/uuid&gt;&lt;publications&gt;&lt;publication&gt;&lt;subtype&gt;400&lt;/subtype&gt;&lt;title&gt;Egg-size investment in a bird with uniparental incubation by both sexes&lt;/title&gt;&lt;url&gt;https://academic.oup.com/condor/article-abstract/115/3/508/5152856&lt;/url&gt;&lt;volume&gt;115&lt;/volume&gt;&lt;publication_date&gt;99201300001200000000200000&lt;/publication_date&gt;&lt;uuid&gt;4D2517B1-6874-4DFB-B4A9-5615CD1A23EB&lt;/uuid&gt;&lt;type&gt;400&lt;/type&gt;&lt;number&gt;3&lt;/number&gt;&lt;doi&gt;10.1525/cond.2013.120014&lt;/doi&gt;&lt;startpage&gt;508&lt;/startpage&gt;&lt;endpage&gt;514&lt;/endpage&gt;&lt;bundle&gt;&lt;publication&gt;&lt;title&gt;The Condor&lt;/title&gt;&lt;uuid&gt;722C7378-B324-46FE-A6CF-872217E89B4B&lt;/uuid&gt;&lt;subtype&gt;-100&lt;/subtype&gt;&lt;type&gt;-100&lt;/type&gt;&lt;/publication&gt;&lt;/bundle&gt;&lt;authors&gt;&lt;author&gt;&lt;lastName&gt;Skrade&lt;/lastName&gt;&lt;firstName&gt;PDB&lt;/firstName&gt;&lt;/author&gt;&lt;author&gt;&lt;lastName&gt;Dinsmore&lt;/lastName&gt;&lt;firstName&gt;Stephen&lt;/firstName&gt;&lt;middleNames&gt;J&lt;/middleNames&gt;&lt;/author&gt;&lt;/authors&gt;&lt;/publication&gt;&lt;publication&gt;&lt;subtype&gt;400&lt;/subtype&gt;&lt;title&gt;Delayed egg-laying and shortened incubation duration of Arctic-breeding shorebirds coincide with climate cooling.&lt;/title&gt;&lt;url&gt;http://doi.wiley.com/10.1002/ece3.3733&lt;/url&gt;&lt;volume&gt;8&lt;/volume&gt;&lt;publication_date&gt;99201801001200000000220000&lt;/publication_date&gt;&lt;uuid&gt;E30E79A1-9196-41CF-B885-6F3B9D542C3E&lt;/uuid&gt;&lt;type&gt;400&lt;/type&gt;&lt;accepted_date&gt;99201711141200000000222000&lt;/accepted_date&gt;&lt;number&gt;2&lt;/number&gt;&lt;submission_date&gt;99201710091200000000222000&lt;/submission_date&gt;&lt;doi&gt;10.1002/ece3.3733&lt;/doi&gt;&lt;institution&gt;Division of Biology Kansas State University Manhattan KS USA.&lt;/institution&gt;&lt;startpage&gt;1339&lt;/startpage&gt;&lt;endpage&gt;1351&lt;/endpage&gt;&lt;bundle&gt;&lt;publication&gt;&lt;title&gt;Ecology and Evolution&lt;/title&gt;&lt;uuid&gt;8F927B4C-CF66-4591-8C84-BECC63B50A14&lt;/uuid&gt;&lt;subtype&gt;-100&lt;/subtype&gt;&lt;publisher&gt;John Wiley &amp;amp; Sons, Ltd&lt;/publisher&gt;&lt;type&gt;-100&lt;/type&gt;&lt;/publication&gt;&lt;/bundle&gt;&lt;authors&gt;&lt;author&gt;&lt;lastName&gt;Kwon&lt;/lastName&gt;&lt;firstName&gt;Eunbi&lt;/firstName&gt;&lt;/author&gt;&lt;author&gt;&lt;lastName&gt;English&lt;/lastName&gt;&lt;firstName&gt;Willow&lt;/firstName&gt;&lt;middleNames&gt;B&lt;/middleNames&gt;&lt;/author&gt;&lt;author&gt;&lt;lastName&gt;Weiser&lt;/lastName&gt;&lt;firstName&gt;Emily&lt;/firstName&gt;&lt;middleNames&gt;L&lt;/middleNames&gt;&lt;/author&gt;&lt;author&gt;&lt;lastName&gt;Franks&lt;/lastName&gt;&lt;firstName&gt;Samantha&lt;/firstName&gt;&lt;middleNames&gt;E&lt;/middleNames&gt;&lt;/author&gt;&lt;author&gt;&lt;lastName&gt;Hodkinson&lt;/lastName&gt;&lt;firstName&gt;David&lt;/firstName&gt;&lt;middleNames&gt;J&lt;/middleNames&gt;&lt;/author&gt;&lt;author&gt;&lt;lastName&gt;Lank&lt;/lastName&gt;&lt;firstName&gt;David&lt;/firstName&gt;&lt;middleNames&gt;B&lt;/middleNames&gt;&lt;/author&gt;&lt;author&gt;&lt;lastName&gt;Sandercock&lt;/lastName&gt;&lt;firstName&gt;Brett&lt;/firstName&gt;&lt;middleNames&gt;K&lt;/middleNames&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 xml:space="preserve">(Skrade &amp; Dinsmore, 2013; Kwon </w:t>
      </w:r>
      <w:r w:rsidR="00472B4F">
        <w:rPr>
          <w:rFonts w:ascii="Times New Roman" w:hAnsi="Times New Roman" w:cs="Times New Roman"/>
          <w:i/>
          <w:iCs/>
        </w:rPr>
        <w:t>et al.</w:t>
      </w:r>
      <w:r w:rsidR="00472B4F">
        <w:rPr>
          <w:rFonts w:ascii="Times New Roman" w:hAnsi="Times New Roman" w:cs="Times New Roman"/>
        </w:rPr>
        <w:t>, 2018)</w:t>
      </w:r>
      <w:r w:rsidR="00C621B9">
        <w:rPr>
          <w:rFonts w:ascii="Times New Roman" w:hAnsi="Times New Roman" w:cs="Times New Roman"/>
        </w:rPr>
        <w:fldChar w:fldCharType="end"/>
      </w:r>
      <w:r w:rsidR="0011454B" w:rsidRPr="002A3B2A">
        <w:rPr>
          <w:rFonts w:ascii="Times New Roman" w:hAnsi="Times New Roman" w:cs="Times New Roman"/>
          <w:lang w:val="en-GB"/>
        </w:rPr>
        <w:t xml:space="preserve"> </w:t>
      </w:r>
      <w:del w:id="139" w:author="Clemens" w:date="2021-05-05T13:14:00Z">
        <w:r w:rsidR="00E12FF0" w:rsidRPr="002A3B2A" w:rsidDel="00A70019">
          <w:rPr>
            <w:rFonts w:ascii="Times New Roman" w:hAnsi="Times New Roman" w:cs="Times New Roman"/>
            <w:lang w:val="en-GB"/>
          </w:rPr>
          <w:delText xml:space="preserve">and </w:delText>
        </w:r>
      </w:del>
      <w:ins w:id="140" w:author="Clemens" w:date="2021-05-05T13:14:00Z">
        <w:r w:rsidR="00A70019">
          <w:rPr>
            <w:rFonts w:ascii="Times New Roman" w:hAnsi="Times New Roman" w:cs="Times New Roman"/>
            <w:lang w:val="en-GB"/>
          </w:rPr>
          <w:t>or</w:t>
        </w:r>
        <w:r w:rsidR="00A70019" w:rsidRPr="002A3B2A">
          <w:rPr>
            <w:rFonts w:ascii="Times New Roman" w:hAnsi="Times New Roman" w:cs="Times New Roman"/>
            <w:lang w:val="en-GB"/>
          </w:rPr>
          <w:t xml:space="preserve"> </w:t>
        </w:r>
      </w:ins>
      <w:r w:rsidRPr="002A3B2A">
        <w:rPr>
          <w:rFonts w:ascii="Times New Roman" w:hAnsi="Times New Roman" w:cs="Times New Roman"/>
          <w:lang w:val="en-GB"/>
        </w:rPr>
        <w:t>decrease</w:t>
      </w:r>
      <w:r w:rsidR="00E12FF0" w:rsidRPr="002A3B2A">
        <w:rPr>
          <w:rFonts w:ascii="Times New Roman" w:hAnsi="Times New Roman" w:cs="Times New Roman"/>
          <w:lang w:val="en-GB"/>
        </w:rPr>
        <w:t>s</w:t>
      </w:r>
      <w:r w:rsidRPr="002A3B2A">
        <w:rPr>
          <w:rFonts w:ascii="Times New Roman" w:hAnsi="Times New Roman" w:cs="Times New Roman"/>
          <w:lang w:val="en-GB"/>
        </w:rPr>
        <w:t xml:space="preserve"> </w:t>
      </w:r>
      <w:ins w:id="141" w:author="Clemens" w:date="2021-05-05T13:14:00Z">
        <w:r w:rsidR="00A70019">
          <w:rPr>
            <w:rFonts w:ascii="Times New Roman" w:hAnsi="Times New Roman" w:cs="Times New Roman"/>
            <w:lang w:val="en-GB"/>
          </w:rPr>
          <w:t xml:space="preserve">in egg volume </w:t>
        </w:r>
      </w:ins>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Pr="002A3B2A">
        <w:rPr>
          <w:rFonts w:ascii="Times New Roman" w:hAnsi="Times New Roman" w:cs="Times New Roman"/>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lang w:val="de-DE"/>
        </w:rPr>
        <w:t>(Dittmann &amp; Hötker, 2001; Skrade &amp; Dinsmore, 2013; Kwon et al., 2018; Kubelka et al., 2020; Verhoeven et al., 2020)</w:t>
      </w:r>
      <w:r w:rsidRPr="002A3B2A">
        <w:rPr>
          <w:rFonts w:ascii="Times New Roman" w:hAnsi="Times New Roman" w:cs="Times New Roman"/>
          <w:lang w:val="en-GB"/>
        </w:rPr>
        <w:fldChar w:fldCharType="end"/>
      </w:r>
      <w:del w:id="142" w:author="Clemens" w:date="2021-05-05T13:14:00Z">
        <w:r w:rsidR="00E12FF0" w:rsidRPr="007D2AB1" w:rsidDel="00A70019">
          <w:rPr>
            <w:rFonts w:ascii="Times New Roman" w:hAnsi="Times New Roman" w:cs="Times New Roman"/>
            <w:lang w:val="de-DE"/>
            <w:rPrChange w:id="143" w:author="Clemens" w:date="2021-05-05T10:17:00Z">
              <w:rPr>
                <w:rFonts w:ascii="Times New Roman" w:hAnsi="Times New Roman" w:cs="Times New Roman"/>
                <w:lang w:val="en-GB"/>
              </w:rPr>
            </w:rPrChange>
          </w:rPr>
          <w:delText xml:space="preserve"> in egg volume</w:delText>
        </w:r>
      </w:del>
      <w:r w:rsidRPr="007D2AB1">
        <w:rPr>
          <w:rFonts w:ascii="Times New Roman" w:hAnsi="Times New Roman" w:cs="Times New Roman"/>
          <w:lang w:val="de-DE"/>
          <w:rPrChange w:id="144" w:author="Clemens" w:date="2021-05-05T10:17:00Z">
            <w:rPr>
              <w:rFonts w:ascii="Times New Roman" w:hAnsi="Times New Roman" w:cs="Times New Roman"/>
              <w:lang w:val="en-GB"/>
            </w:rPr>
          </w:rPrChange>
        </w:rPr>
        <w:t>.</w:t>
      </w:r>
      <w:r w:rsidR="00267F18" w:rsidRPr="007D2AB1">
        <w:rPr>
          <w:rFonts w:ascii="Times New Roman" w:hAnsi="Times New Roman" w:cs="Times New Roman"/>
          <w:lang w:val="de-DE"/>
          <w:rPrChange w:id="145" w:author="Clemens" w:date="2021-05-05T10:17:00Z">
            <w:rPr>
              <w:rFonts w:ascii="Times New Roman" w:hAnsi="Times New Roman" w:cs="Times New Roman"/>
              <w:lang w:val="en-GB"/>
            </w:rPr>
          </w:rPrChange>
        </w:rPr>
        <w:t xml:space="preserve"> </w:t>
      </w:r>
      <w:r w:rsidR="008E103F">
        <w:rPr>
          <w:rFonts w:ascii="Times New Roman" w:hAnsi="Times New Roman" w:cs="Times New Roman"/>
          <w:lang w:val="en-GB"/>
        </w:rPr>
        <w:t xml:space="preserve">To disentangle within- from between-individual effects in lay date, we used the same logic as with age above: first lay dates of all individuals each year represented the between-individual </w:t>
      </w:r>
      <w:r w:rsidR="003E7820">
        <w:rPr>
          <w:rFonts w:ascii="Times New Roman" w:hAnsi="Times New Roman" w:cs="Times New Roman"/>
          <w:lang w:val="en-GB"/>
        </w:rPr>
        <w:t xml:space="preserve">seasonal </w:t>
      </w:r>
      <w:r w:rsidR="008E103F">
        <w:rPr>
          <w:rFonts w:ascii="Times New Roman" w:hAnsi="Times New Roman" w:cs="Times New Roman"/>
          <w:lang w:val="en-GB"/>
        </w:rPr>
        <w:t>effect, whereas the deviation in lay dates of an individual relative to its first nest of the season represent</w:t>
      </w:r>
      <w:r w:rsidR="00BD4E86">
        <w:rPr>
          <w:rFonts w:ascii="Times New Roman" w:hAnsi="Times New Roman" w:cs="Times New Roman"/>
          <w:lang w:val="en-GB"/>
        </w:rPr>
        <w:t>ed</w:t>
      </w:r>
      <w:r w:rsidR="008E103F">
        <w:rPr>
          <w:rFonts w:ascii="Times New Roman" w:hAnsi="Times New Roman" w:cs="Times New Roman"/>
          <w:lang w:val="en-GB"/>
        </w:rPr>
        <w:t xml:space="preserve"> the within-individual </w:t>
      </w:r>
      <w:r w:rsidR="003E7820">
        <w:rPr>
          <w:rFonts w:ascii="Times New Roman" w:hAnsi="Times New Roman" w:cs="Times New Roman"/>
          <w:lang w:val="en-GB"/>
        </w:rPr>
        <w:t xml:space="preserve">seasonal </w:t>
      </w:r>
      <w:r w:rsidR="008E103F">
        <w:rPr>
          <w:rFonts w:ascii="Times New Roman" w:hAnsi="Times New Roman" w:cs="Times New Roman"/>
          <w:lang w:val="en-GB"/>
        </w:rPr>
        <w:t xml:space="preserve">effect. </w:t>
      </w:r>
      <w:r w:rsidR="00267F18" w:rsidRPr="002A3B2A">
        <w:rPr>
          <w:rFonts w:ascii="Times New Roman" w:hAnsi="Times New Roman" w:cs="Times New Roman"/>
          <w:lang w:val="en-GB"/>
        </w:rPr>
        <w:t>We included random intercepts for nest, individual, and year, and assumed a Gaussian error distribution of egg volume.</w:t>
      </w:r>
    </w:p>
    <w:p w14:paraId="7BF0D042" w14:textId="60727FB7" w:rsidR="00C83506" w:rsidRPr="002A3B2A" w:rsidRDefault="00C83506" w:rsidP="00E13C34">
      <w:pPr>
        <w:suppressLineNumbers/>
        <w:spacing w:line="360" w:lineRule="auto"/>
        <w:jc w:val="both"/>
        <w:rPr>
          <w:rFonts w:ascii="Times New Roman" w:hAnsi="Times New Roman" w:cs="Times New Roman"/>
          <w:lang w:val="en-GB"/>
        </w:rPr>
      </w:pPr>
    </w:p>
    <w:p w14:paraId="239A868B" w14:textId="564C520A" w:rsidR="00C83506" w:rsidRPr="002A3B2A" w:rsidRDefault="00C83506" w:rsidP="002A3B2A">
      <w:pPr>
        <w:spacing w:line="360" w:lineRule="auto"/>
        <w:jc w:val="both"/>
        <w:rPr>
          <w:rFonts w:ascii="Times New Roman" w:hAnsi="Times New Roman" w:cs="Times New Roman"/>
          <w:lang w:val="en-GB"/>
        </w:rPr>
      </w:pPr>
      <w:commentRangeStart w:id="146"/>
      <w:r w:rsidRPr="002A3B2A">
        <w:rPr>
          <w:rFonts w:ascii="Times New Roman" w:hAnsi="Times New Roman" w:cs="Times New Roman"/>
          <w:lang w:val="en-GB"/>
        </w:rPr>
        <w:t xml:space="preserve">We </w:t>
      </w:r>
      <w:del w:id="147" w:author="Clemens" w:date="2021-05-05T13:17:00Z">
        <w:r w:rsidRPr="002A3B2A" w:rsidDel="00A70019">
          <w:rPr>
            <w:rFonts w:ascii="Times New Roman" w:hAnsi="Times New Roman" w:cs="Times New Roman"/>
            <w:lang w:val="en-GB"/>
          </w:rPr>
          <w:delText xml:space="preserve">verified </w:delText>
        </w:r>
      </w:del>
      <w:ins w:id="148" w:author="Clemens" w:date="2021-05-05T13:17:00Z">
        <w:r w:rsidR="00A70019">
          <w:rPr>
            <w:rFonts w:ascii="Times New Roman" w:hAnsi="Times New Roman" w:cs="Times New Roman"/>
            <w:lang w:val="en-GB"/>
          </w:rPr>
          <w:t>evaluated</w:t>
        </w:r>
        <w:r w:rsidR="00A70019" w:rsidRPr="002A3B2A">
          <w:rPr>
            <w:rFonts w:ascii="Times New Roman" w:hAnsi="Times New Roman" w:cs="Times New Roman"/>
            <w:lang w:val="en-GB"/>
          </w:rPr>
          <w:t xml:space="preserve"> </w:t>
        </w:r>
      </w:ins>
      <w:r w:rsidRPr="002A3B2A">
        <w:rPr>
          <w:rFonts w:ascii="Times New Roman" w:hAnsi="Times New Roman" w:cs="Times New Roman"/>
          <w:lang w:val="en-GB"/>
        </w:rPr>
        <w:t>the relationship between egg volume and chick weight using the egg dataset</w:t>
      </w:r>
      <w:r w:rsidR="00F8190B" w:rsidRPr="002A3B2A">
        <w:rPr>
          <w:rFonts w:ascii="Times New Roman" w:hAnsi="Times New Roman" w:cs="Times New Roman"/>
          <w:lang w:val="en-GB"/>
        </w:rPr>
        <w:t xml:space="preserve"> described above</w:t>
      </w:r>
      <w:r w:rsidRPr="002A3B2A">
        <w:rPr>
          <w:rFonts w:ascii="Times New Roman" w:hAnsi="Times New Roman" w:cs="Times New Roman"/>
          <w:lang w:val="en-GB"/>
        </w:rPr>
        <w:t xml:space="preserve"> but reduced </w:t>
      </w:r>
      <w:r w:rsidR="00F8190B" w:rsidRPr="002A3B2A">
        <w:rPr>
          <w:rFonts w:ascii="Times New Roman" w:hAnsi="Times New Roman" w:cs="Times New Roman"/>
          <w:lang w:val="en-GB"/>
        </w:rPr>
        <w:t xml:space="preserve">observations </w:t>
      </w:r>
      <w:r w:rsidRPr="002A3B2A">
        <w:rPr>
          <w:rFonts w:ascii="Times New Roman" w:hAnsi="Times New Roman" w:cs="Times New Roman"/>
          <w:lang w:val="en-GB"/>
        </w:rPr>
        <w:t>to the nest level and filtered to only include nests that had chicks measured within one day of hatching</w:t>
      </w:r>
      <w:r w:rsidR="00186BEB" w:rsidRPr="002A3B2A">
        <w:rPr>
          <w:rFonts w:ascii="Times New Roman" w:hAnsi="Times New Roman" w:cs="Times New Roman"/>
          <w:lang w:val="en-GB"/>
        </w:rPr>
        <w:t>, resulting in 456 nests</w:t>
      </w:r>
      <w:r w:rsidR="00757752" w:rsidRPr="002A3B2A">
        <w:rPr>
          <w:rFonts w:ascii="Times New Roman" w:hAnsi="Times New Roman" w:cs="Times New Roman"/>
          <w:lang w:val="en-GB"/>
        </w:rPr>
        <w:t xml:space="preserve"> from 276 females</w:t>
      </w:r>
      <w:r w:rsidRPr="002A3B2A">
        <w:rPr>
          <w:rFonts w:ascii="Times New Roman" w:hAnsi="Times New Roman" w:cs="Times New Roman"/>
          <w:lang w:val="en-GB"/>
        </w:rPr>
        <w:t xml:space="preserve">. As it was unclear which chick came from which egg, each datum represented </w:t>
      </w:r>
      <w:r w:rsidR="00186BEB" w:rsidRPr="002A3B2A">
        <w:rPr>
          <w:rFonts w:ascii="Times New Roman" w:hAnsi="Times New Roman" w:cs="Times New Roman"/>
          <w:lang w:val="en-GB"/>
        </w:rPr>
        <w:t xml:space="preserve">the </w:t>
      </w:r>
      <w:r w:rsidRPr="002A3B2A">
        <w:rPr>
          <w:rFonts w:ascii="Times New Roman" w:hAnsi="Times New Roman" w:cs="Times New Roman"/>
          <w:lang w:val="en-GB"/>
        </w:rPr>
        <w:t xml:space="preserve">nest-level average of chick weights </w:t>
      </w:r>
      <w:r w:rsidR="00F8190B" w:rsidRPr="002A3B2A">
        <w:rPr>
          <w:rFonts w:ascii="Times New Roman" w:hAnsi="Times New Roman" w:cs="Times New Roman"/>
          <w:lang w:val="en-GB"/>
        </w:rPr>
        <w:t>and</w:t>
      </w:r>
      <w:r w:rsidRPr="002A3B2A">
        <w:rPr>
          <w:rFonts w:ascii="Times New Roman" w:hAnsi="Times New Roman" w:cs="Times New Roman"/>
          <w:lang w:val="en-GB"/>
        </w:rPr>
        <w:t xml:space="preserve"> egg volumes. We included random intercept</w:t>
      </w:r>
      <w:r w:rsidR="002600AB" w:rsidRPr="002A3B2A">
        <w:rPr>
          <w:rFonts w:ascii="Times New Roman" w:hAnsi="Times New Roman" w:cs="Times New Roman"/>
          <w:lang w:val="en-GB"/>
        </w:rPr>
        <w:t>s</w:t>
      </w:r>
      <w:r w:rsidRPr="002A3B2A">
        <w:rPr>
          <w:rFonts w:ascii="Times New Roman" w:hAnsi="Times New Roman" w:cs="Times New Roman"/>
          <w:lang w:val="en-GB"/>
        </w:rPr>
        <w:t xml:space="preserve"> for mother identity and </w:t>
      </w:r>
      <w:r w:rsidR="00186BEB" w:rsidRPr="002A3B2A">
        <w:rPr>
          <w:rFonts w:ascii="Times New Roman" w:hAnsi="Times New Roman" w:cs="Times New Roman"/>
          <w:lang w:val="en-GB"/>
        </w:rPr>
        <w:t>year, and</w:t>
      </w:r>
      <w:r w:rsidRPr="002A3B2A">
        <w:rPr>
          <w:rFonts w:ascii="Times New Roman" w:hAnsi="Times New Roman" w:cs="Times New Roman"/>
          <w:lang w:val="en-GB"/>
        </w:rPr>
        <w:t xml:space="preserve"> assumed a Gaussian error distribution of egg volume.</w:t>
      </w:r>
      <w:commentRangeEnd w:id="146"/>
      <w:r w:rsidR="00A70019">
        <w:rPr>
          <w:rStyle w:val="CommentReference"/>
          <w:rFonts w:ascii="Times New Roman" w:eastAsia="Times New Roman" w:hAnsi="Times New Roman" w:cs="Times New Roman"/>
        </w:rPr>
        <w:commentReference w:id="146"/>
      </w:r>
    </w:p>
    <w:p w14:paraId="17CF90F7" w14:textId="10F91F56" w:rsidR="00627FB1" w:rsidRPr="002A3B2A" w:rsidRDefault="00627FB1" w:rsidP="00E13C34">
      <w:pPr>
        <w:suppressLineNumbers/>
        <w:spacing w:line="360" w:lineRule="auto"/>
        <w:jc w:val="both"/>
        <w:rPr>
          <w:rFonts w:ascii="Times New Roman" w:hAnsi="Times New Roman" w:cs="Times New Roman"/>
          <w:lang w:val="en-GB"/>
        </w:rPr>
      </w:pPr>
    </w:p>
    <w:p w14:paraId="5243808C" w14:textId="477D25AD" w:rsidR="00CF1C26" w:rsidRPr="00CF2305" w:rsidRDefault="00CF1C26" w:rsidP="002A3B2A">
      <w:pPr>
        <w:spacing w:line="360" w:lineRule="auto"/>
        <w:jc w:val="both"/>
        <w:rPr>
          <w:rFonts w:ascii="Times New Roman" w:hAnsi="Times New Roman" w:cs="Times New Roman"/>
        </w:rPr>
      </w:pPr>
      <w:r w:rsidRPr="002A3B2A">
        <w:rPr>
          <w:rFonts w:ascii="Times New Roman" w:hAnsi="Times New Roman" w:cs="Times New Roman"/>
          <w:i/>
          <w:iCs/>
          <w:lang w:val="en-GB"/>
        </w:rPr>
        <w:t xml:space="preserve">Modelling </w:t>
      </w:r>
      <w:r w:rsidR="00E12FF0" w:rsidRPr="002A3B2A">
        <w:rPr>
          <w:rFonts w:ascii="Times New Roman" w:hAnsi="Times New Roman" w:cs="Times New Roman"/>
          <w:i/>
          <w:iCs/>
          <w:lang w:val="en-GB"/>
        </w:rPr>
        <w:t>individual variation in lay dat</w:t>
      </w:r>
      <w:r w:rsidR="00E12FF0" w:rsidRPr="002A3B2A">
        <w:rPr>
          <w:rFonts w:ascii="Times New Roman" w:hAnsi="Times New Roman" w:cs="Times New Roman"/>
          <w:lang w:val="en-GB"/>
        </w:rPr>
        <w:t>e</w:t>
      </w:r>
      <w:r w:rsidR="00E10E1D" w:rsidRPr="002A3B2A">
        <w:rPr>
          <w:rFonts w:ascii="Times New Roman" w:hAnsi="Times New Roman" w:cs="Times New Roman"/>
          <w:lang w:val="en-GB"/>
        </w:rPr>
        <w:t xml:space="preserve"> </w:t>
      </w:r>
      <w:r w:rsidR="00E10E1D" w:rsidRPr="002A3B2A">
        <w:rPr>
          <w:rFonts w:ascii="Times New Roman" w:hAnsi="Times New Roman" w:cs="Times New Roman"/>
          <w:i/>
          <w:iCs/>
          <w:lang w:val="en-GB"/>
        </w:rPr>
        <w:t>(“</w:t>
      </w:r>
      <w:r w:rsidR="007257AB" w:rsidRPr="002A3B2A">
        <w:rPr>
          <w:rFonts w:ascii="Times New Roman" w:hAnsi="Times New Roman" w:cs="Times New Roman"/>
          <w:i/>
          <w:iCs/>
          <w:lang w:val="en-GB"/>
        </w:rPr>
        <w:t>Lay</w:t>
      </w:r>
      <w:r w:rsidR="00862446">
        <w:rPr>
          <w:rFonts w:ascii="Times New Roman" w:hAnsi="Times New Roman" w:cs="Times New Roman"/>
          <w:i/>
          <w:iCs/>
          <w:lang w:val="en-GB"/>
        </w:rPr>
        <w:t xml:space="preserve"> </w:t>
      </w:r>
      <w:r w:rsidR="007257AB" w:rsidRPr="002A3B2A">
        <w:rPr>
          <w:rFonts w:ascii="Times New Roman" w:hAnsi="Times New Roman" w:cs="Times New Roman"/>
          <w:i/>
          <w:iCs/>
          <w:lang w:val="en-GB"/>
        </w:rPr>
        <w:t>d</w:t>
      </w:r>
      <w:r w:rsidR="00E10E1D" w:rsidRPr="002A3B2A">
        <w:rPr>
          <w:rFonts w:ascii="Times New Roman" w:hAnsi="Times New Roman" w:cs="Times New Roman"/>
          <w:i/>
          <w:iCs/>
          <w:lang w:val="en-GB"/>
        </w:rPr>
        <w:t xml:space="preserve">ate </w:t>
      </w:r>
      <w:r w:rsidR="00862446">
        <w:rPr>
          <w:rFonts w:ascii="Times New Roman" w:hAnsi="Times New Roman" w:cs="Times New Roman"/>
          <w:i/>
          <w:iCs/>
          <w:lang w:val="en-GB"/>
        </w:rPr>
        <w:t>m</w:t>
      </w:r>
      <w:r w:rsidR="00E10E1D" w:rsidRPr="002A3B2A">
        <w:rPr>
          <w:rFonts w:ascii="Times New Roman" w:hAnsi="Times New Roman" w:cs="Times New Roman"/>
          <w:i/>
          <w:iCs/>
          <w:lang w:val="en-GB"/>
        </w:rPr>
        <w:t>odel”)</w:t>
      </w:r>
      <w:r w:rsidRPr="002A3B2A">
        <w:rPr>
          <w:rFonts w:ascii="Times New Roman" w:hAnsi="Times New Roman" w:cs="Times New Roman"/>
          <w:lang w:val="en-GB"/>
        </w:rPr>
        <w:t>—</w:t>
      </w:r>
      <w:del w:id="149" w:author="Clemens" w:date="2021-05-05T13:22:00Z">
        <w:r w:rsidRPr="002A3B2A" w:rsidDel="00A70019">
          <w:rPr>
            <w:rFonts w:ascii="Times New Roman" w:hAnsi="Times New Roman" w:cs="Times New Roman"/>
            <w:lang w:val="en-GB"/>
          </w:rPr>
          <w:delText xml:space="preserve">Our sample for studying lay date dynamics </w:delText>
        </w:r>
        <w:r w:rsidR="0039494F" w:rsidRPr="002A3B2A" w:rsidDel="00A70019">
          <w:rPr>
            <w:rFonts w:ascii="Times New Roman" w:hAnsi="Times New Roman" w:cs="Times New Roman"/>
            <w:lang w:val="en-GB"/>
          </w:rPr>
          <w:delText>used the same nest-level sample as the model of polyandry potential above</w:delText>
        </w:r>
        <w:r w:rsidR="001519A8" w:rsidRPr="002A3B2A" w:rsidDel="00A70019">
          <w:rPr>
            <w:rFonts w:ascii="Times New Roman" w:hAnsi="Times New Roman" w:cs="Times New Roman"/>
            <w:lang w:val="en-GB"/>
          </w:rPr>
          <w:delText xml:space="preserve">, </w:delText>
        </w:r>
        <w:r w:rsidR="00E01E56" w:rsidRPr="002A3B2A" w:rsidDel="00A70019">
          <w:rPr>
            <w:rFonts w:ascii="Times New Roman" w:hAnsi="Times New Roman" w:cs="Times New Roman"/>
            <w:lang w:val="en-GB"/>
          </w:rPr>
          <w:delText>however,</w:delText>
        </w:r>
        <w:r w:rsidR="001519A8" w:rsidRPr="002A3B2A" w:rsidDel="00A70019">
          <w:rPr>
            <w:rFonts w:ascii="Times New Roman" w:hAnsi="Times New Roman" w:cs="Times New Roman"/>
            <w:lang w:val="en-GB"/>
          </w:rPr>
          <w:delText xml:space="preserve"> as </w:delText>
        </w:r>
        <w:r w:rsidR="008C7497" w:rsidRPr="002A3B2A" w:rsidDel="00A70019">
          <w:rPr>
            <w:rFonts w:ascii="Times New Roman" w:hAnsi="Times New Roman" w:cs="Times New Roman"/>
            <w:lang w:val="en-GB"/>
          </w:rPr>
          <w:delText xml:space="preserve">we </w:delText>
        </w:r>
        <w:r w:rsidR="001519A8" w:rsidRPr="002A3B2A" w:rsidDel="00A70019">
          <w:rPr>
            <w:rFonts w:ascii="Times New Roman" w:hAnsi="Times New Roman" w:cs="Times New Roman"/>
            <w:lang w:val="en-GB"/>
          </w:rPr>
          <w:delText xml:space="preserve">were interested in </w:delText>
        </w:r>
        <w:r w:rsidR="0039494F" w:rsidRPr="002A3B2A" w:rsidDel="00A70019">
          <w:rPr>
            <w:rFonts w:ascii="Times New Roman" w:hAnsi="Times New Roman" w:cs="Times New Roman"/>
            <w:lang w:val="en-GB"/>
          </w:rPr>
          <w:delText xml:space="preserve">how the recruitment status of an individual influenced breeding phenology, we excluded 2006 as this was the first year of our study when all birds were first individually marked – </w:delText>
        </w:r>
        <w:r w:rsidR="00CE333D" w:rsidRPr="002A3B2A" w:rsidDel="00A70019">
          <w:rPr>
            <w:rFonts w:ascii="Times New Roman" w:hAnsi="Times New Roman" w:cs="Times New Roman"/>
            <w:lang w:val="en-GB"/>
          </w:rPr>
          <w:delText xml:space="preserve">resulting in </w:delText>
        </w:r>
        <w:r w:rsidR="0039494F" w:rsidRPr="002A3B2A" w:rsidDel="00A70019">
          <w:rPr>
            <w:rFonts w:ascii="Times New Roman" w:hAnsi="Times New Roman" w:cs="Times New Roman"/>
            <w:lang w:val="en-GB"/>
          </w:rPr>
          <w:delText>567 nests from 375 females.</w:delText>
        </w:r>
      </w:del>
      <w:r w:rsidR="00566330" w:rsidRPr="002A3B2A">
        <w:rPr>
          <w:rFonts w:ascii="Times New Roman" w:hAnsi="Times New Roman" w:cs="Times New Roman"/>
          <w:lang w:val="en-GB"/>
        </w:rPr>
        <w:t xml:space="preserve"> Modelling the age effects of </w:t>
      </w:r>
      <w:r w:rsidR="0039494F" w:rsidRPr="002A3B2A">
        <w:rPr>
          <w:rFonts w:ascii="Times New Roman" w:hAnsi="Times New Roman" w:cs="Times New Roman"/>
          <w:lang w:val="en-GB"/>
        </w:rPr>
        <w:t xml:space="preserve">first nest </w:t>
      </w:r>
      <w:r w:rsidR="00566330" w:rsidRPr="002A3B2A">
        <w:rPr>
          <w:rFonts w:ascii="Times New Roman" w:hAnsi="Times New Roman" w:cs="Times New Roman"/>
          <w:lang w:val="en-GB"/>
        </w:rPr>
        <w:t xml:space="preserve">lay date followed the same logic as the above </w:t>
      </w:r>
      <w:r w:rsidR="0039494F" w:rsidRPr="002A3B2A">
        <w:rPr>
          <w:rFonts w:ascii="Times New Roman" w:hAnsi="Times New Roman" w:cs="Times New Roman"/>
          <w:lang w:val="en-GB"/>
        </w:rPr>
        <w:t>egg</w:t>
      </w:r>
      <w:r w:rsidR="00566330" w:rsidRPr="002A3B2A">
        <w:rPr>
          <w:rFonts w:ascii="Times New Roman" w:hAnsi="Times New Roman" w:cs="Times New Roman"/>
          <w:lang w:val="en-GB"/>
        </w:rPr>
        <w:t xml:space="preserve"> model, with </w:t>
      </w:r>
      <w:r w:rsidR="003150BA" w:rsidRPr="002A3B2A">
        <w:rPr>
          <w:rFonts w:ascii="Times New Roman" w:hAnsi="Times New Roman" w:cs="Times New Roman"/>
          <w:lang w:val="en-GB"/>
        </w:rPr>
        <w:t xml:space="preserve">a </w:t>
      </w:r>
      <w:r w:rsidR="00566330" w:rsidRPr="002A3B2A">
        <w:rPr>
          <w:rFonts w:ascii="Times New Roman" w:hAnsi="Times New Roman" w:cs="Times New Roman"/>
          <w:lang w:val="en-GB"/>
        </w:rPr>
        <w:t>univariate mixed-effect structure that included age</w:t>
      </w:r>
      <w:r w:rsidR="0039494F" w:rsidRPr="002A3B2A">
        <w:rPr>
          <w:rFonts w:ascii="Times New Roman" w:hAnsi="Times New Roman" w:cs="Times New Roman"/>
          <w:lang w:val="en-GB"/>
        </w:rPr>
        <w:t>-deviance</w:t>
      </w:r>
      <w:r w:rsidR="00566330" w:rsidRPr="002A3B2A">
        <w:rPr>
          <w:rFonts w:ascii="Times New Roman" w:hAnsi="Times New Roman" w:cs="Times New Roman"/>
          <w:lang w:val="en-GB"/>
        </w:rPr>
        <w:t>, age</w:t>
      </w:r>
      <w:r w:rsidR="0039494F" w:rsidRPr="002A3B2A">
        <w:rPr>
          <w:rFonts w:ascii="Times New Roman" w:hAnsi="Times New Roman" w:cs="Times New Roman"/>
          <w:lang w:val="en-GB"/>
        </w:rPr>
        <w:t>-deviance</w:t>
      </w:r>
      <w:r w:rsidR="008C7497" w:rsidRPr="002A3B2A">
        <w:rPr>
          <w:rFonts w:ascii="Times New Roman" w:hAnsi="Times New Roman" w:cs="Times New Roman"/>
          <w:lang w:val="en-GB"/>
        </w:rPr>
        <w:t>-</w:t>
      </w:r>
      <w:r w:rsidR="00566330" w:rsidRPr="002A3B2A">
        <w:rPr>
          <w:rFonts w:ascii="Times New Roman" w:hAnsi="Times New Roman" w:cs="Times New Roman"/>
          <w:lang w:val="en-GB"/>
        </w:rPr>
        <w:t>squared, first observed age, last observed age</w:t>
      </w:r>
      <w:r w:rsidR="00AC222A" w:rsidRPr="002A3B2A">
        <w:rPr>
          <w:rFonts w:ascii="Times New Roman" w:hAnsi="Times New Roman" w:cs="Times New Roman"/>
          <w:lang w:val="en-GB"/>
        </w:rPr>
        <w:t xml:space="preserve">, and average tarsus length </w:t>
      </w:r>
      <w:r w:rsidR="00566330" w:rsidRPr="002A3B2A">
        <w:rPr>
          <w:rFonts w:ascii="Times New Roman" w:hAnsi="Times New Roman" w:cs="Times New Roman"/>
          <w:lang w:val="en-GB"/>
        </w:rPr>
        <w:t xml:space="preserve">as fixed covariates, and individual and year as random intercepts. </w:t>
      </w:r>
      <w:r w:rsidR="0039494F" w:rsidRPr="002A3B2A">
        <w:rPr>
          <w:rFonts w:ascii="Times New Roman" w:hAnsi="Times New Roman" w:cs="Times New Roman"/>
          <w:lang w:val="en-GB"/>
        </w:rPr>
        <w:t xml:space="preserve">Furthermore, recruitment status was also fitted as a two-level fixed effect describing if a </w:t>
      </w:r>
      <w:r w:rsidR="002458DE" w:rsidRPr="002A3B2A">
        <w:rPr>
          <w:rFonts w:ascii="Times New Roman" w:hAnsi="Times New Roman" w:cs="Times New Roman"/>
          <w:lang w:val="en-GB"/>
        </w:rPr>
        <w:t xml:space="preserve">breeding </w:t>
      </w:r>
      <w:r w:rsidR="0039494F" w:rsidRPr="002A3B2A">
        <w:rPr>
          <w:rFonts w:ascii="Times New Roman" w:hAnsi="Times New Roman" w:cs="Times New Roman"/>
          <w:lang w:val="en-GB"/>
        </w:rPr>
        <w:t xml:space="preserve">female </w:t>
      </w:r>
      <w:r w:rsidR="002458DE" w:rsidRPr="002A3B2A">
        <w:rPr>
          <w:rFonts w:ascii="Times New Roman" w:hAnsi="Times New Roman" w:cs="Times New Roman"/>
          <w:lang w:val="en-GB"/>
        </w:rPr>
        <w:t xml:space="preserve">hatched locally (“local recruit”) or was first encountered as an adult (“immigrant”). </w:t>
      </w:r>
      <w:ins w:id="150" w:author="Clemens" w:date="2021-05-05T13:22:00Z">
        <w:r w:rsidR="00A70019" w:rsidRPr="002A3B2A">
          <w:rPr>
            <w:rFonts w:ascii="Times New Roman" w:hAnsi="Times New Roman" w:cs="Times New Roman"/>
            <w:lang w:val="en-GB"/>
          </w:rPr>
          <w:t xml:space="preserve">Our sample for studying lay date dynamics used the same nest-level sample as the model of polyandry potential above, however, as we were interested in how the recruitment status of an individual influenced breeding phenology, we excluded </w:t>
        </w:r>
        <w:r w:rsidR="00A70019">
          <w:rPr>
            <w:rFonts w:ascii="Times New Roman" w:hAnsi="Times New Roman" w:cs="Times New Roman"/>
            <w:lang w:val="en-GB"/>
          </w:rPr>
          <w:t xml:space="preserve">data from </w:t>
        </w:r>
        <w:r w:rsidR="00A70019" w:rsidRPr="002A3B2A">
          <w:rPr>
            <w:rFonts w:ascii="Times New Roman" w:hAnsi="Times New Roman" w:cs="Times New Roman"/>
            <w:lang w:val="en-GB"/>
          </w:rPr>
          <w:t xml:space="preserve">2006 as this was the first year of our study when all birds were first individually marked – resulting in 567 nests from 375 females. </w:t>
        </w:r>
      </w:ins>
      <w:r w:rsidR="00566330" w:rsidRPr="002A3B2A">
        <w:rPr>
          <w:rFonts w:ascii="Times New Roman" w:hAnsi="Times New Roman" w:cs="Times New Roman"/>
          <w:lang w:val="en-GB"/>
        </w:rPr>
        <w:t>We visualized the distribution of lay dates to confirm normality and to assess the population-level variance in breeding schedule – an indication of inter-female breeding asynchrony and the intensity of scramble competition</w:t>
      </w:r>
      <w:r w:rsidR="00CF2305">
        <w:rPr>
          <w:rFonts w:ascii="Times New Roman" w:hAnsi="Times New Roman" w:cs="Times New Roman"/>
        </w:rPr>
        <w:t xml:space="preserve"> </w:t>
      </w:r>
      <w:r w:rsidR="00472B4F">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&lt;citation&gt;&lt;priority&gt;49&lt;/priority&gt;&lt;uuid&gt;7598C9D6-D86A-491A-B62B-0E22B5321C36&lt;/uuid&gt;&lt;publications&gt;&lt;publication&gt;&lt;subtype&gt;400&lt;/subtype&gt;&lt;title&gt;Social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(Andersson, 2004)</w:t>
      </w:r>
      <w:r w:rsidR="00472B4F">
        <w:rPr>
          <w:rFonts w:ascii="Times New Roman" w:hAnsi="Times New Roman" w:cs="Times New Roman"/>
        </w:rPr>
        <w:fldChar w:fldCharType="end"/>
      </w:r>
      <w:r w:rsidR="00566330" w:rsidRPr="002A3B2A">
        <w:rPr>
          <w:rFonts w:ascii="Times New Roman" w:hAnsi="Times New Roman" w:cs="Times New Roman"/>
          <w:lang w:val="en-GB"/>
        </w:rPr>
        <w:t>.</w:t>
      </w:r>
    </w:p>
    <w:p w14:paraId="09A0DB89" w14:textId="7B12D781" w:rsidR="00E05232" w:rsidRPr="002A3B2A" w:rsidRDefault="00E05232" w:rsidP="00E13C34">
      <w:pPr>
        <w:suppressLineNumbers/>
        <w:spacing w:line="360" w:lineRule="auto"/>
        <w:jc w:val="both"/>
        <w:rPr>
          <w:rFonts w:ascii="Times New Roman" w:hAnsi="Times New Roman" w:cs="Times New Roman"/>
          <w:lang w:val="en-GB"/>
        </w:rPr>
      </w:pPr>
    </w:p>
    <w:p w14:paraId="1D0C974F" w14:textId="32576968" w:rsidR="00901351" w:rsidRDefault="00E10E1D" w:rsidP="002A3B2A">
      <w:pPr>
        <w:spacing w:line="360" w:lineRule="auto"/>
        <w:jc w:val="both"/>
        <w:rPr>
          <w:rFonts w:ascii="Times New Roman" w:hAnsi="Times New Roman" w:cs="Times New Roman"/>
          <w:lang w:val="en-GB"/>
        </w:rPr>
      </w:pPr>
      <w:r w:rsidRPr="002A3B2A">
        <w:rPr>
          <w:rFonts w:ascii="Times New Roman" w:hAnsi="Times New Roman" w:cs="Times New Roman"/>
          <w:i/>
          <w:iCs/>
          <w:lang w:val="en-GB"/>
        </w:rPr>
        <w:t>Evaluating effect sizes and uncertainty</w:t>
      </w:r>
      <w:r w:rsidRPr="002A3B2A">
        <w:rPr>
          <w:rFonts w:ascii="Times New Roman" w:hAnsi="Times New Roman" w:cs="Times New Roman"/>
          <w:lang w:val="en-GB"/>
        </w:rPr>
        <w:t>—</w:t>
      </w:r>
      <w:r w:rsidR="00E05232" w:rsidRPr="002A3B2A">
        <w:rPr>
          <w:rFonts w:ascii="Times New Roman" w:hAnsi="Times New Roman" w:cs="Times New Roman"/>
          <w:lang w:val="en-GB"/>
        </w:rPr>
        <w:t xml:space="preserve">We </w:t>
      </w:r>
      <w:del w:id="151" w:author="Clemens" w:date="2021-05-05T13:23:00Z">
        <w:r w:rsidR="00E05232" w:rsidRPr="002A3B2A" w:rsidDel="00A70019">
          <w:rPr>
            <w:rFonts w:ascii="Times New Roman" w:hAnsi="Times New Roman" w:cs="Times New Roman"/>
            <w:lang w:val="en-GB"/>
          </w:rPr>
          <w:delText xml:space="preserve">employed </w:delText>
        </w:r>
      </w:del>
      <w:ins w:id="152" w:author="Clemens" w:date="2021-05-05T13:23:00Z">
        <w:r w:rsidR="00A70019">
          <w:rPr>
            <w:rFonts w:ascii="Times New Roman" w:hAnsi="Times New Roman" w:cs="Times New Roman"/>
            <w:lang w:val="en-GB"/>
          </w:rPr>
          <w:t>used</w:t>
        </w:r>
        <w:r w:rsidR="00A70019" w:rsidRPr="002A3B2A">
          <w:rPr>
            <w:rFonts w:ascii="Times New Roman" w:hAnsi="Times New Roman" w:cs="Times New Roman"/>
            <w:lang w:val="en-GB"/>
          </w:rPr>
          <w:t xml:space="preserve"> </w:t>
        </w:r>
      </w:ins>
      <w:r w:rsidR="00E05232" w:rsidRPr="002A3B2A">
        <w:rPr>
          <w:rFonts w:ascii="Times New Roman" w:hAnsi="Times New Roman" w:cs="Times New Roman"/>
          <w:lang w:val="en-GB"/>
        </w:rPr>
        <w:t xml:space="preserve">the “lme4” </w:t>
      </w:r>
      <w:r w:rsidR="00E05232" w:rsidRPr="002A3B2A">
        <w:rPr>
          <w:rFonts w:ascii="Times New Roman" w:hAnsi="Times New Roman" w:cs="Times New Roman"/>
          <w:lang w:val="en-GB"/>
        </w:rPr>
        <w:fldChar w:fldCharType="begin" w:fldLock="1"/>
      </w:r>
      <w:r w:rsidR="00E05232" w:rsidRPr="002A3B2A">
        <w:rPr>
          <w:rFonts w:ascii="Times New Roman" w:hAnsi="Times New Roman" w:cs="Times New Roman"/>
          <w:lang w:val="en-GB"/>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Software","id":"ITEM-1","issue":"1","issued":{"date-parts":[["2015","10","7"]]},"title":"Fitting Linear Mixed-Effects Models Using lme4","type":"article-journal","volume":"67"},"uris":["http://www.mendeley.com/documents/?uuid=8a32be5f-1168-4c43-998b-7994cb6b1324"]}],"mendeley":{"formattedCitation":"(Bates et al., 2015)","plainTextFormattedCitation":"(Bates et al., 2015)","previouslyFormattedCitation":"(Bates et al., 2015)"},"properties":{"noteIndex":0},"schema":"https://github.com/citation-style-language/schema/raw/master/csl-citation.json"}</w:instrText>
      </w:r>
      <w:r w:rsidR="00E05232" w:rsidRPr="002A3B2A">
        <w:rPr>
          <w:rFonts w:ascii="Times New Roman" w:hAnsi="Times New Roman" w:cs="Times New Roman"/>
          <w:lang w:val="en-GB"/>
        </w:rPr>
        <w:fldChar w:fldCharType="separate"/>
      </w:r>
      <w:r w:rsidR="00E05232" w:rsidRPr="002A3B2A">
        <w:rPr>
          <w:rFonts w:ascii="Times New Roman" w:hAnsi="Times New Roman" w:cs="Times New Roman"/>
          <w:noProof/>
          <w:lang w:val="en-GB"/>
        </w:rPr>
        <w:t>(Bates et al., 2015)</w:t>
      </w:r>
      <w:r w:rsidR="00E05232" w:rsidRPr="002A3B2A">
        <w:rPr>
          <w:rFonts w:ascii="Times New Roman" w:hAnsi="Times New Roman" w:cs="Times New Roman"/>
          <w:lang w:val="en-GB"/>
        </w:rPr>
        <w:fldChar w:fldCharType="end"/>
      </w:r>
      <w:r w:rsidR="00E05232" w:rsidRPr="002A3B2A">
        <w:rPr>
          <w:rFonts w:ascii="Times New Roman" w:hAnsi="Times New Roman" w:cs="Times New Roman"/>
          <w:lang w:val="en-GB"/>
        </w:rPr>
        <w:t>, “</w:t>
      </w:r>
      <w:proofErr w:type="spellStart"/>
      <w:r w:rsidR="00E05232" w:rsidRPr="002A3B2A">
        <w:rPr>
          <w:rFonts w:ascii="Times New Roman" w:hAnsi="Times New Roman" w:cs="Times New Roman"/>
          <w:lang w:val="en-GB"/>
        </w:rPr>
        <w:t>rptR</w:t>
      </w:r>
      <w:proofErr w:type="spellEnd"/>
      <w:r w:rsidR="00E05232" w:rsidRPr="002A3B2A">
        <w:rPr>
          <w:rFonts w:ascii="Times New Roman" w:hAnsi="Times New Roman" w:cs="Times New Roman"/>
          <w:lang w:val="en-GB"/>
        </w:rPr>
        <w:t xml:space="preserve">” </w:t>
      </w:r>
      <w:r w:rsidR="00C621B9">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&lt;citation&gt;&lt;priority&gt;5&lt;/priority&gt;&lt;uuid&gt;9A036734-30B2-4DE5-9DFC-828D5F57EBF1&lt;/uuid&gt;&lt;publications&gt;&lt;publication&gt;&lt;subtype&gt;400&lt;/subtype&gt;&lt;publisher&gt;John Wiley &amp;amp; Sons, Ltd&lt;/publisher&gt;&lt;title&gt;rptR: repeatability estimation and variance decomposition by generalized linear mixed‐effects models&lt;/title&gt;&lt;url&gt;https://besjournals.onlinelibrary.wiley.com/doi/full/10.1111/2041-210X.12797&lt;/url&gt;&lt;volume&gt;8&lt;/volume&gt;&lt;publication_date&gt;99201711011200000000222000&lt;/publication_date&gt;&lt;uuid&gt;F581F7CD-F0DD-43C1-8223-DC10FD9A1F51&lt;/uuid&gt;&lt;type&gt;400&lt;/type&gt;&lt;number&gt;11&lt;/number&gt;&lt;doi&gt;10.1111/2041-210X.12797&lt;/doi&gt;&lt;startpage&gt;1639&lt;/startpage&gt;&lt;endpage&gt;1644&lt;/endpage&gt;&lt;bundle&gt;&lt;publication&gt;&lt;title&gt;Methods in Ecology and Evolution&lt;/title&gt;&lt;uuid&gt;FE75FE46-C2FE-4741-8C7B-B49DDE2AAA7C&lt;/uuid&gt;&lt;subtype&gt;-100&lt;/subtype&gt;&lt;publisher&gt;Wiley/Blackwell (10.1111)&lt;/publisher&gt;&lt;type&gt;-100&lt;/type&gt;&lt;/publication&gt;&lt;/bundle&gt;&lt;authors&gt;&lt;author&gt;&lt;lastName&gt;Stoffel&lt;/lastName&gt;&lt;firstName&gt;Martin&lt;/firstName&gt;&lt;middleNames&gt;A&lt;/middleNames&gt;&lt;/author&gt;&lt;author&gt;&lt;lastName&gt;Nakagawa&lt;/lastName&gt;&lt;firstName&gt;Shinichi&lt;/firstName&gt;&lt;/author&gt;&lt;author&gt;&lt;lastName&gt;Schielzeth&lt;/lastName&gt;&lt;firstName&gt;Holger&lt;/firstName&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 xml:space="preserve">(Stoffel </w:t>
      </w:r>
      <w:r w:rsidR="00472B4F">
        <w:rPr>
          <w:rFonts w:ascii="Times New Roman" w:hAnsi="Times New Roman" w:cs="Times New Roman"/>
          <w:i/>
          <w:iCs/>
        </w:rPr>
        <w:t>et al.</w:t>
      </w:r>
      <w:r w:rsidR="00472B4F">
        <w:rPr>
          <w:rFonts w:ascii="Times New Roman" w:hAnsi="Times New Roman" w:cs="Times New Roman"/>
        </w:rPr>
        <w:t>, 2017)</w:t>
      </w:r>
      <w:r w:rsidR="00C621B9">
        <w:rPr>
          <w:rFonts w:ascii="Times New Roman" w:hAnsi="Times New Roman" w:cs="Times New Roman"/>
        </w:rPr>
        <w:fldChar w:fldCharType="end"/>
      </w:r>
      <w:r w:rsidR="00E05232" w:rsidRPr="002A3B2A">
        <w:rPr>
          <w:rFonts w:ascii="Times New Roman" w:hAnsi="Times New Roman" w:cs="Times New Roman"/>
        </w:rPr>
        <w:t xml:space="preserve"> </w:t>
      </w:r>
      <w:r w:rsidR="00E05232" w:rsidRPr="002A3B2A">
        <w:rPr>
          <w:rFonts w:ascii="Times New Roman" w:hAnsi="Times New Roman" w:cs="Times New Roman"/>
          <w:lang w:val="en-GB"/>
        </w:rPr>
        <w:t xml:space="preserve">and “partR2” </w:t>
      </w:r>
      <w:r w:rsidR="00C621B9">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&lt;citation&gt;&lt;priority&gt;6&lt;/priority&gt;&lt;uuid&gt;629E4390-38D4-4347-A7C4-6E5E0C52F3E9&lt;/uuid&gt;&lt;publications&gt;&lt;publication&gt;&lt;subtype&gt;400&lt;/subtype&gt;&lt;publisher&gt;Cold Spring Harbor Laboratory&lt;/publisher&gt;&lt;title&gt;partR2: Partitioning R2 in generalized linear mixed models&lt;/title&gt;&lt;url&gt;https://www.biorxiv.org/content/10.1101/2020.07.26.221168v1.abstract&lt;/url&gt;&lt;publication_date&gt;99202007261200000000222000&lt;/publication_date&gt;&lt;uuid&gt;CFC01366-BAB6-4D06-9A2C-614D407BE3D8&lt;/uuid&gt;&lt;type&gt;400&lt;/type&gt;&lt;doi&gt;10.1101/2020.07.26.221168&lt;/doi&gt;&lt;startpage&gt;2020.07.26.221168&lt;/startpage&gt;&lt;bundle&gt;&lt;publication&gt;&lt;title&gt;bioRxiv&lt;/title&gt;&lt;uuid&gt;01DE66B5-9A74-4F44-BD6D-E9725703F41F&lt;/uuid&gt;&lt;subtype&gt;-100&lt;/subtype&gt;&lt;publisher&gt;Cold Spring Harbor Labs Journals&lt;/publisher&gt;&lt;type&gt;-100&lt;/type&gt;&lt;/publication&gt;&lt;/bundle&gt;&lt;authors&gt;&lt;author&gt;&lt;lastName&gt;Stoffel&lt;/lastName&gt;&lt;firstName&gt;Martin&lt;/firstName&gt;&lt;middleNames&gt;A&lt;/middleNames&gt;&lt;/author&gt;&lt;author&gt;&lt;lastName&gt;Nakagawa&lt;/lastName&gt;&lt;firstName&gt;Shinichi&lt;/firstName&gt;&lt;/author&gt;&lt;author&gt;&lt;lastName&gt;Schielzeth&lt;/lastName&gt;&lt;firstName&gt;Holger&lt;/firstName&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 xml:space="preserve">(Stoffel </w:t>
      </w:r>
      <w:r w:rsidR="00472B4F">
        <w:rPr>
          <w:rFonts w:ascii="Times New Roman" w:hAnsi="Times New Roman" w:cs="Times New Roman"/>
          <w:i/>
          <w:iCs/>
        </w:rPr>
        <w:t>et al.</w:t>
      </w:r>
      <w:r w:rsidR="00472B4F">
        <w:rPr>
          <w:rFonts w:ascii="Times New Roman" w:hAnsi="Times New Roman" w:cs="Times New Roman"/>
        </w:rPr>
        <w:t>, 2020)</w:t>
      </w:r>
      <w:r w:rsidR="00C621B9">
        <w:rPr>
          <w:rFonts w:ascii="Times New Roman" w:hAnsi="Times New Roman" w:cs="Times New Roman"/>
        </w:rPr>
        <w:fldChar w:fldCharType="end"/>
      </w:r>
      <w:r w:rsidR="00E05232" w:rsidRPr="002A3B2A">
        <w:rPr>
          <w:rFonts w:ascii="Times New Roman" w:hAnsi="Times New Roman" w:cs="Times New Roman"/>
        </w:rPr>
        <w:t xml:space="preserve"> </w:t>
      </w:r>
      <w:r w:rsidR="00E05232" w:rsidRPr="002A3B2A">
        <w:rPr>
          <w:rFonts w:ascii="Times New Roman" w:hAnsi="Times New Roman" w:cs="Times New Roman"/>
          <w:lang w:val="en-GB"/>
        </w:rPr>
        <w:t xml:space="preserve">packages in R </w:t>
      </w:r>
      <w:r w:rsidR="00E05232" w:rsidRPr="002A3B2A">
        <w:rPr>
          <w:rFonts w:ascii="Times New Roman" w:hAnsi="Times New Roman" w:cs="Times New Roman"/>
          <w:lang w:val="en-GB"/>
        </w:rPr>
        <w:fldChar w:fldCharType="begin" w:fldLock="1"/>
      </w:r>
      <w:r w:rsidR="00E05232" w:rsidRPr="002A3B2A">
        <w:rPr>
          <w:rFonts w:ascii="Times New Roman" w:hAnsi="Times New Roman" w:cs="Times New Roman"/>
          <w:lang w:val="en-GB"/>
        </w:rPr>
        <w:instrText>ADDIN CSL_CITATION {"citationItems":[{"id":"ITEM-1","itemData":{"author":[{"dropping-particle":"","family":"R Core Team","given":"","non-dropping-particle":"","parse-names":false,"suffix":""}],"id":"ITEM-1","issued":{"date-parts":[["2013"]]},"publisher":"Vienna","title":"R: A language and environment for statistical computing","type":"article"},"uris":["http://www.mendeley.com/documents/?uuid=60fb3bc3-8747-4059-a3ab-ac4c8ad4f560"]}],"mendeley":{"formattedCitation":"(R Core Team, 2013)","plainTextFormattedCitation":"(R Core Team, 2013)","previouslyFormattedCitation":"(R Core Team, 2013)"},"properties":{"noteIndex":0},"schema":"https://github.com/citation-style-language/schema/raw/master/csl-citation.json"}</w:instrText>
      </w:r>
      <w:r w:rsidR="00E05232" w:rsidRPr="002A3B2A">
        <w:rPr>
          <w:rFonts w:ascii="Times New Roman" w:hAnsi="Times New Roman" w:cs="Times New Roman"/>
          <w:lang w:val="en-GB"/>
        </w:rPr>
        <w:fldChar w:fldCharType="separate"/>
      </w:r>
      <w:r w:rsidR="00E05232" w:rsidRPr="002A3B2A">
        <w:rPr>
          <w:rFonts w:ascii="Times New Roman" w:hAnsi="Times New Roman" w:cs="Times New Roman"/>
          <w:noProof/>
          <w:lang w:val="en-GB"/>
        </w:rPr>
        <w:t>(R Core Team, 2013)</w:t>
      </w:r>
      <w:r w:rsidR="00E05232" w:rsidRPr="002A3B2A">
        <w:rPr>
          <w:rFonts w:ascii="Times New Roman" w:hAnsi="Times New Roman" w:cs="Times New Roman"/>
          <w:lang w:val="en-GB"/>
        </w:rPr>
        <w:fldChar w:fldCharType="end"/>
      </w:r>
      <w:r w:rsidR="00E05232" w:rsidRPr="002A3B2A">
        <w:rPr>
          <w:rFonts w:ascii="Times New Roman" w:hAnsi="Times New Roman" w:cs="Times New Roman"/>
          <w:lang w:val="en-GB"/>
        </w:rPr>
        <w:t xml:space="preserve"> to conduct our statistical modelling and assessed homoscedasticity by visually examining the residuals (see </w:t>
      </w:r>
      <w:r w:rsidR="00E05232" w:rsidRPr="00915233">
        <w:rPr>
          <w:rFonts w:ascii="Times New Roman" w:hAnsi="Times New Roman" w:cs="Times New Roman"/>
          <w:lang w:val="en-GB"/>
        </w:rPr>
        <w:t xml:space="preserve">Fig. </w:t>
      </w:r>
      <w:r w:rsidR="00E05232" w:rsidRPr="00915233">
        <w:rPr>
          <w:rFonts w:ascii="Times New Roman" w:hAnsi="Times New Roman" w:cs="Times New Roman"/>
          <w:bCs/>
          <w:lang w:val="en-GB"/>
        </w:rPr>
        <w:t>S</w:t>
      </w:r>
      <w:r w:rsidR="00703261">
        <w:rPr>
          <w:rFonts w:ascii="Times New Roman" w:hAnsi="Times New Roman" w:cs="Times New Roman"/>
          <w:bCs/>
          <w:lang w:val="en-GB"/>
        </w:rPr>
        <w:t>4</w:t>
      </w:r>
      <w:r w:rsidR="00E05232" w:rsidRPr="002A3B2A">
        <w:rPr>
          <w:rFonts w:ascii="Times New Roman" w:hAnsi="Times New Roman" w:cs="Times New Roman"/>
          <w:lang w:val="en-GB"/>
        </w:rPr>
        <w:t xml:space="preserve">). </w:t>
      </w:r>
      <w:r w:rsidR="00E02284" w:rsidRPr="002A3B2A">
        <w:rPr>
          <w:rFonts w:ascii="Times New Roman" w:hAnsi="Times New Roman" w:cs="Times New Roman"/>
          <w:lang w:val="en-GB"/>
        </w:rPr>
        <w:t>For each of the three mixed-effect models above, w</w:t>
      </w:r>
      <w:r w:rsidRPr="002A3B2A">
        <w:rPr>
          <w:rFonts w:ascii="Times New Roman" w:hAnsi="Times New Roman" w:cs="Times New Roman"/>
          <w:lang w:val="en-GB"/>
        </w:rPr>
        <w:t>e evaluated u</w:t>
      </w:r>
      <w:r w:rsidR="00E05232" w:rsidRPr="002A3B2A">
        <w:rPr>
          <w:rFonts w:ascii="Times New Roman" w:hAnsi="Times New Roman" w:cs="Times New Roman"/>
          <w:lang w:val="en-GB"/>
        </w:rPr>
        <w:t xml:space="preserve">ncertainty in our parameter estimates </w:t>
      </w:r>
      <w:r w:rsidR="00E02284" w:rsidRPr="002A3B2A">
        <w:rPr>
          <w:rFonts w:ascii="Times New Roman" w:hAnsi="Times New Roman" w:cs="Times New Roman"/>
          <w:lang w:val="en-GB"/>
        </w:rPr>
        <w:t xml:space="preserve">by simulating 1000 parametric bootstraps via the “partR2::partR2” function </w:t>
      </w:r>
      <w:r w:rsidR="00C621B9">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&lt;citation&gt;&lt;priority&gt;7&lt;/priority&gt;&lt;uuid&gt;1E626044-3B1B-425B-B287-B69633646312&lt;/uuid&gt;&lt;publications&gt;&lt;publication&gt;&lt;subtype&gt;400&lt;/subtype&gt;&lt;publisher&gt;Cold Spring Harbor Laboratory&lt;/publisher&gt;&lt;title&gt;partR2: Partitioning R2 in generalized linear mixed models&lt;/title&gt;&lt;url&gt;https://www.biorxiv.org/content/10.1101/2020.07.26.221168v1.abstract&lt;/url&gt;&lt;publication_date&gt;99202007261200000000222000&lt;/publication_date&gt;&lt;uuid&gt;CFC01366-BAB6-4D06-9A2C-614D407BE3D8&lt;/uuid&gt;&lt;type&gt;400&lt;/type&gt;&lt;doi&gt;10.1101/2020.07.26.221168&lt;/doi&gt;&lt;startpage&gt;2020.07.26.221168&lt;/startpage&gt;&lt;bundle&gt;&lt;publication&gt;&lt;title&gt;bioRxiv&lt;/title&gt;&lt;uuid&gt;01DE66B5-9A74-4F44-BD6D-E9725703F41F&lt;/uuid&gt;&lt;subtype&gt;-100&lt;/subtype&gt;&lt;publisher&gt;Cold Spring Harbor Labs Journals&lt;/publisher&gt;&lt;type&gt;-100&lt;/type&gt;&lt;/publication&gt;&lt;/bundle&gt;&lt;authors&gt;&lt;author&gt;&lt;lastName&gt;Stoffel&lt;/lastName&gt;&lt;firstName&gt;Martin&lt;/firstName&gt;&lt;middleNames&gt;A&lt;/middleNames&gt;&lt;/author&gt;&lt;author&gt;&lt;lastName&gt;Nakagawa&lt;/lastName&gt;&lt;firstName&gt;Shinichi&lt;/firstName&gt;&lt;/author&gt;&lt;author&gt;&lt;lastName&gt;Schielzeth&lt;/lastName&gt;&lt;firstName&gt;Holger&lt;/firstName&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 xml:space="preserve">(Stoffel </w:t>
      </w:r>
      <w:r w:rsidR="00472B4F">
        <w:rPr>
          <w:rFonts w:ascii="Times New Roman" w:hAnsi="Times New Roman" w:cs="Times New Roman"/>
          <w:i/>
          <w:iCs/>
        </w:rPr>
        <w:t>et al.</w:t>
      </w:r>
      <w:r w:rsidR="00472B4F">
        <w:rPr>
          <w:rFonts w:ascii="Times New Roman" w:hAnsi="Times New Roman" w:cs="Times New Roman"/>
        </w:rPr>
        <w:t>, 2020)</w:t>
      </w:r>
      <w:r w:rsidR="00C621B9">
        <w:rPr>
          <w:rFonts w:ascii="Times New Roman" w:hAnsi="Times New Roman" w:cs="Times New Roman"/>
        </w:rPr>
        <w:fldChar w:fldCharType="end"/>
      </w:r>
      <w:r w:rsidR="00E02284" w:rsidRPr="002A3B2A">
        <w:rPr>
          <w:rFonts w:ascii="Times New Roman" w:hAnsi="Times New Roman" w:cs="Times New Roman"/>
          <w:lang w:val="en-GB"/>
        </w:rPr>
        <w:t xml:space="preserve">. </w:t>
      </w:r>
      <w:r w:rsidR="009B68DE" w:rsidRPr="002A3B2A">
        <w:rPr>
          <w:rFonts w:ascii="Times New Roman" w:hAnsi="Times New Roman" w:cs="Times New Roman"/>
          <w:lang w:val="en-GB"/>
        </w:rPr>
        <w:t xml:space="preserve">Likewise we derived </w:t>
      </w:r>
      <w:r w:rsidR="00012113" w:rsidRPr="002A3B2A">
        <w:rPr>
          <w:rFonts w:ascii="Times New Roman" w:hAnsi="Times New Roman" w:cs="Times New Roman"/>
          <w:lang w:val="en-GB"/>
        </w:rPr>
        <w:t xml:space="preserve">nest-, individual-, and year-level </w:t>
      </w:r>
      <w:proofErr w:type="spellStart"/>
      <w:r w:rsidR="009B68DE" w:rsidRPr="002A3B2A">
        <w:rPr>
          <w:rFonts w:ascii="Times New Roman" w:hAnsi="Times New Roman" w:cs="Times New Roman"/>
          <w:lang w:val="en-GB"/>
        </w:rPr>
        <w:t>repeatabilities</w:t>
      </w:r>
      <w:proofErr w:type="spellEnd"/>
      <w:r w:rsidR="00012113" w:rsidRPr="002A3B2A">
        <w:rPr>
          <w:rFonts w:ascii="Times New Roman" w:hAnsi="Times New Roman" w:cs="Times New Roman"/>
          <w:lang w:val="en-GB"/>
        </w:rPr>
        <w:t xml:space="preserve"> (i.e., intra-class correlation)</w:t>
      </w:r>
      <w:r w:rsidR="009B68DE" w:rsidRPr="002A3B2A">
        <w:rPr>
          <w:rFonts w:ascii="Times New Roman" w:hAnsi="Times New Roman" w:cs="Times New Roman"/>
          <w:lang w:val="en-GB"/>
        </w:rPr>
        <w:t xml:space="preserve"> by simulat</w:t>
      </w:r>
      <w:r w:rsidR="00012113" w:rsidRPr="002A3B2A">
        <w:rPr>
          <w:rFonts w:ascii="Times New Roman" w:hAnsi="Times New Roman" w:cs="Times New Roman"/>
          <w:lang w:val="en-GB"/>
        </w:rPr>
        <w:t>ing</w:t>
      </w:r>
      <w:r w:rsidR="009B68DE" w:rsidRPr="002A3B2A">
        <w:rPr>
          <w:rFonts w:ascii="Times New Roman" w:hAnsi="Times New Roman" w:cs="Times New Roman"/>
          <w:lang w:val="en-GB"/>
        </w:rPr>
        <w:t xml:space="preserve"> 1000 parametric bootstraps of the three mixed-effect models using “</w:t>
      </w:r>
      <w:proofErr w:type="spellStart"/>
      <w:proofErr w:type="gramStart"/>
      <w:r w:rsidR="009B68DE" w:rsidRPr="002A3B2A">
        <w:rPr>
          <w:rFonts w:ascii="Times New Roman" w:hAnsi="Times New Roman" w:cs="Times New Roman"/>
          <w:lang w:val="en-GB"/>
        </w:rPr>
        <w:t>rptR</w:t>
      </w:r>
      <w:proofErr w:type="spellEnd"/>
      <w:r w:rsidR="009B68DE" w:rsidRPr="002A3B2A">
        <w:rPr>
          <w:rFonts w:ascii="Times New Roman" w:hAnsi="Times New Roman" w:cs="Times New Roman"/>
          <w:lang w:val="en-GB"/>
        </w:rPr>
        <w:t>::</w:t>
      </w:r>
      <w:proofErr w:type="spellStart"/>
      <w:proofErr w:type="gramEnd"/>
      <w:r w:rsidR="009B68DE" w:rsidRPr="002A3B2A">
        <w:rPr>
          <w:rFonts w:ascii="Times New Roman" w:hAnsi="Times New Roman" w:cs="Times New Roman"/>
          <w:lang w:val="en-GB"/>
        </w:rPr>
        <w:t>rpt</w:t>
      </w:r>
      <w:proofErr w:type="spellEnd"/>
      <w:r w:rsidR="009B68DE" w:rsidRPr="002A3B2A">
        <w:rPr>
          <w:rFonts w:ascii="Times New Roman" w:hAnsi="Times New Roman" w:cs="Times New Roman"/>
          <w:lang w:val="en-GB"/>
        </w:rPr>
        <w:t>”</w:t>
      </w:r>
      <w:r w:rsidR="00012113" w:rsidRPr="002A3B2A">
        <w:rPr>
          <w:rFonts w:ascii="Times New Roman" w:hAnsi="Times New Roman" w:cs="Times New Roman"/>
          <w:lang w:val="en-GB"/>
        </w:rPr>
        <w:t xml:space="preserve">. We report </w:t>
      </w:r>
      <w:r w:rsidR="00B360C9" w:rsidRPr="002A3B2A">
        <w:rPr>
          <w:rFonts w:ascii="Times New Roman" w:hAnsi="Times New Roman" w:cs="Times New Roman"/>
          <w:lang w:val="en-GB"/>
        </w:rPr>
        <w:t xml:space="preserve">fixed effects as </w:t>
      </w:r>
      <w:r w:rsidR="00B360C9" w:rsidRPr="002A3B2A">
        <w:rPr>
          <w:rFonts w:ascii="Times New Roman" w:hAnsi="Times New Roman" w:cs="Times New Roman"/>
          <w:lang w:val="en-GB"/>
        </w:rPr>
        <w:lastRenderedPageBreak/>
        <w:t xml:space="preserve">standardized </w:t>
      </w:r>
      <w:r w:rsidR="00584A1F" w:rsidRPr="002A3B2A">
        <w:rPr>
          <w:rFonts w:ascii="Times New Roman" w:hAnsi="Times New Roman" w:cs="Times New Roman"/>
          <w:lang w:val="en-GB"/>
        </w:rPr>
        <w:t xml:space="preserve">regression coefficients (i.e., </w:t>
      </w:r>
      <w:r w:rsidR="00B360C9" w:rsidRPr="002A3B2A">
        <w:rPr>
          <w:rFonts w:ascii="Times New Roman" w:hAnsi="Times New Roman" w:cs="Times New Roman"/>
          <w:lang w:val="en-GB"/>
        </w:rPr>
        <w:t>beta weights</w:t>
      </w:r>
      <w:r w:rsidR="00584A1F" w:rsidRPr="002A3B2A">
        <w:rPr>
          <w:rFonts w:ascii="Times New Roman" w:hAnsi="Times New Roman" w:cs="Times New Roman"/>
          <w:lang w:val="en-GB"/>
        </w:rPr>
        <w:t>)</w:t>
      </w:r>
      <w:r w:rsidR="00B360C9" w:rsidRPr="002A3B2A">
        <w:rPr>
          <w:rFonts w:ascii="Times New Roman" w:hAnsi="Times New Roman" w:cs="Times New Roman"/>
          <w:lang w:val="en-GB"/>
        </w:rPr>
        <w:t xml:space="preserve"> and repeatability as the </w:t>
      </w:r>
      <w:r w:rsidR="00584A1F" w:rsidRPr="002A3B2A">
        <w:rPr>
          <w:rFonts w:ascii="Times New Roman" w:hAnsi="Times New Roman" w:cs="Times New Roman"/>
          <w:lang w:val="en-GB"/>
        </w:rPr>
        <w:t>‘</w:t>
      </w:r>
      <w:r w:rsidR="00012113" w:rsidRPr="002A3B2A">
        <w:rPr>
          <w:rFonts w:ascii="Times New Roman" w:hAnsi="Times New Roman" w:cs="Times New Roman"/>
          <w:lang w:val="en-GB"/>
        </w:rPr>
        <w:t>adjusted repeatabili</w:t>
      </w:r>
      <w:r w:rsidR="00B360C9" w:rsidRPr="002A3B2A">
        <w:rPr>
          <w:rFonts w:ascii="Times New Roman" w:hAnsi="Times New Roman" w:cs="Times New Roman"/>
          <w:lang w:val="en-GB"/>
        </w:rPr>
        <w:t>ty</w:t>
      </w:r>
      <w:r w:rsidR="00584A1F" w:rsidRPr="002A3B2A">
        <w:rPr>
          <w:rFonts w:ascii="Times New Roman" w:hAnsi="Times New Roman" w:cs="Times New Roman"/>
          <w:lang w:val="en-GB"/>
        </w:rPr>
        <w:t>’</w:t>
      </w:r>
      <w:r w:rsidR="00012113" w:rsidRPr="002A3B2A">
        <w:rPr>
          <w:rFonts w:ascii="Times New Roman" w:hAnsi="Times New Roman" w:cs="Times New Roman"/>
          <w:lang w:val="en-GB"/>
        </w:rPr>
        <w:t xml:space="preserve"> – interpreted as the repeatability of a given hierarchical group after controlling for fixed effects </w:t>
      </w:r>
      <w:r w:rsidR="00C621B9">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&lt;citation&gt;&lt;priority&gt;8&lt;/priority&gt;&lt;uuid&gt;3BB5D1FC-14A4-41D6-8505-D7D0874831E0&lt;/uuid&gt;&lt;publications&gt;&lt;publication&gt;&lt;subtype&gt;400&lt;/subtype&gt;&lt;publisher&gt;John Wiley &amp;amp; Sons, Ltd&lt;/publisher&gt;&lt;title&gt;Repeatability for Gaussian and non‐Gaussian data: a practical guide for biologists&lt;/title&gt;&lt;url&gt;https://onlinelibrary.wiley.com/doi/full/10.1111/j.1469-185X.2010.00141.x&lt;/url&gt;&lt;volume&gt;85&lt;/volume&gt;&lt;publication_date&gt;99201011011200000000222000&lt;/publication_date&gt;&lt;uuid&gt;D3B9D571-0724-436C-885A-198B9C847922&lt;/uuid&gt;&lt;type&gt;400&lt;/type&gt;&lt;number&gt;4&lt;/number&gt;&lt;startpage&gt;935&lt;/startpage&gt;&lt;endpage&gt;956&lt;/endpage&gt;&lt;bundle&gt;&lt;publication&gt;&lt;title&gt;Biological Reviews&lt;/title&gt;&lt;uuid&gt;23CD4E9E-D91D-4929-8C19-C81FF5E3112B&lt;/uuid&gt;&lt;subtype&gt;-100&lt;/subtype&gt;&lt;publisher&gt;Blackwell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C621B9">
        <w:rPr>
          <w:rFonts w:ascii="Times New Roman" w:hAnsi="Times New Roman" w:cs="Times New Roman"/>
        </w:rPr>
        <w:fldChar w:fldCharType="separate"/>
      </w:r>
      <w:r w:rsidR="00472B4F">
        <w:rPr>
          <w:rFonts w:ascii="Times New Roman" w:hAnsi="Times New Roman" w:cs="Times New Roman"/>
        </w:rPr>
        <w:t>(Nakagawa &amp; Schielzeth, 2010)</w:t>
      </w:r>
      <w:r w:rsidR="00C621B9">
        <w:rPr>
          <w:rFonts w:ascii="Times New Roman" w:hAnsi="Times New Roman" w:cs="Times New Roman"/>
        </w:rPr>
        <w:fldChar w:fldCharType="end"/>
      </w:r>
      <w:r w:rsidR="00012113" w:rsidRPr="002A3B2A">
        <w:rPr>
          <w:rFonts w:ascii="Times New Roman" w:hAnsi="Times New Roman" w:cs="Times New Roman"/>
          <w:lang w:val="en-GB"/>
        </w:rPr>
        <w:t xml:space="preserve">. </w:t>
      </w:r>
    </w:p>
    <w:p w14:paraId="3CD31A77" w14:textId="77777777" w:rsidR="00901351" w:rsidRDefault="00901351" w:rsidP="00901351">
      <w:pPr>
        <w:suppressLineNumbers/>
        <w:spacing w:line="360" w:lineRule="auto"/>
        <w:jc w:val="both"/>
        <w:rPr>
          <w:rFonts w:ascii="Times New Roman" w:hAnsi="Times New Roman" w:cs="Times New Roman"/>
          <w:lang w:val="en-GB"/>
        </w:rPr>
      </w:pPr>
    </w:p>
    <w:p w14:paraId="3148ED8C" w14:textId="0A4BB313" w:rsidR="00901351" w:rsidDel="00655C58" w:rsidRDefault="00655C58" w:rsidP="002A3B2A">
      <w:pPr>
        <w:spacing w:line="360" w:lineRule="auto"/>
        <w:jc w:val="both"/>
        <w:rPr>
          <w:del w:id="153" w:author="Clemens" w:date="2021-05-05T13:27:00Z"/>
          <w:rFonts w:ascii="Times New Roman" w:hAnsi="Times New Roman" w:cs="Times New Roman"/>
          <w:lang w:val="en-GB"/>
        </w:rPr>
      </w:pPr>
      <w:ins w:id="154" w:author="Clemens" w:date="2021-05-05T13:27:00Z">
        <w:r w:rsidRPr="002A3B2A">
          <w:rPr>
            <w:rFonts w:ascii="Times New Roman" w:hAnsi="Times New Roman" w:cs="Times New Roman"/>
            <w:lang w:val="en-GB"/>
          </w:rPr>
          <w:t xml:space="preserve">To ensure that intercepts of our age-dependent models represented the reproductive performance for the earliest age at reproduction (i.e., age 1 in snowy plovers,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2009)","manualFormatting":"Page et al., 2009","plainTextFormattedCitation":"(Page et al., 2009)","previouslyFormattedCitation":"(Page et al., 2009)"},"properties":{"noteIndex":0},"schema":"https://github.com/citation-style-language/schema/raw/master/csl-citation.json"}</w:instrText>
        </w:r>
        <w:r w:rsidRPr="002A3B2A">
          <w:rPr>
            <w:rFonts w:ascii="Times New Roman" w:hAnsi="Times New Roman" w:cs="Times New Roman"/>
            <w:lang w:val="en-GB"/>
          </w:rPr>
          <w:fldChar w:fldCharType="separate"/>
        </w:r>
        <w:r w:rsidRPr="002A3B2A">
          <w:rPr>
            <w:rFonts w:ascii="Times New Roman" w:hAnsi="Times New Roman" w:cs="Times New Roman"/>
            <w:noProof/>
            <w:lang w:val="en-GB"/>
          </w:rPr>
          <w:t>Page et al., 2009</w:t>
        </w:r>
        <w:r w:rsidRPr="002A3B2A">
          <w:rPr>
            <w:rFonts w:ascii="Times New Roman" w:hAnsi="Times New Roman" w:cs="Times New Roman"/>
            <w:lang w:val="en-GB"/>
          </w:rPr>
          <w:fldChar w:fldCharType="end"/>
        </w:r>
        <w:r w:rsidRPr="002A3B2A">
          <w:rPr>
            <w:rFonts w:ascii="Times New Roman" w:hAnsi="Times New Roman" w:cs="Times New Roman"/>
            <w:lang w:val="en-GB"/>
          </w:rPr>
          <w:t>), we fitted age as ‘</w:t>
        </w:r>
        <w:r w:rsidRPr="002A3B2A">
          <w:rPr>
            <w:rFonts w:ascii="Times New Roman" w:hAnsi="Times New Roman" w:cs="Times New Roman"/>
            <w:i/>
            <w:iCs/>
            <w:lang w:val="en-GB"/>
          </w:rPr>
          <w:t>age</w:t>
        </w:r>
        <w:r w:rsidRPr="002A3B2A">
          <w:rPr>
            <w:rFonts w:ascii="Times New Roman" w:hAnsi="Times New Roman" w:cs="Times New Roman"/>
            <w:lang w:val="en-GB"/>
          </w:rPr>
          <w:t xml:space="preserve"> – 1’ – otherwise it would represent reproduction as age 0, which is an empirically meaningless estimate. </w:t>
        </w:r>
      </w:ins>
      <w:commentRangeStart w:id="155"/>
      <w:r w:rsidR="00E02284" w:rsidRPr="002A3B2A">
        <w:rPr>
          <w:rFonts w:ascii="Times New Roman" w:hAnsi="Times New Roman" w:cs="Times New Roman"/>
          <w:highlight w:val="yellow"/>
          <w:lang w:val="en-GB"/>
        </w:rPr>
        <w:t xml:space="preserve">For the “Egg </w:t>
      </w:r>
      <w:r w:rsidR="00AD2180">
        <w:rPr>
          <w:rFonts w:ascii="Times New Roman" w:hAnsi="Times New Roman" w:cs="Times New Roman"/>
          <w:highlight w:val="yellow"/>
          <w:lang w:val="en-GB"/>
        </w:rPr>
        <w:t>volume m</w:t>
      </w:r>
      <w:r w:rsidR="00E02284" w:rsidRPr="002A3B2A">
        <w:rPr>
          <w:rFonts w:ascii="Times New Roman" w:hAnsi="Times New Roman" w:cs="Times New Roman"/>
          <w:highlight w:val="yellow"/>
          <w:lang w:val="en-GB"/>
        </w:rPr>
        <w:t>odel” and “</w:t>
      </w:r>
      <w:r w:rsidR="00AD2180">
        <w:rPr>
          <w:rFonts w:ascii="Times New Roman" w:hAnsi="Times New Roman" w:cs="Times New Roman"/>
          <w:highlight w:val="yellow"/>
          <w:lang w:val="en-GB"/>
        </w:rPr>
        <w:t>Lay d</w:t>
      </w:r>
      <w:r w:rsidR="00E02284" w:rsidRPr="002A3B2A">
        <w:rPr>
          <w:rFonts w:ascii="Times New Roman" w:hAnsi="Times New Roman" w:cs="Times New Roman"/>
          <w:highlight w:val="yellow"/>
          <w:lang w:val="en-GB"/>
        </w:rPr>
        <w:t xml:space="preserve">ate </w:t>
      </w:r>
      <w:r w:rsidR="00AD2180">
        <w:rPr>
          <w:rFonts w:ascii="Times New Roman" w:hAnsi="Times New Roman" w:cs="Times New Roman"/>
          <w:highlight w:val="yellow"/>
          <w:lang w:val="en-GB"/>
        </w:rPr>
        <w:t>m</w:t>
      </w:r>
      <w:r w:rsidR="00E02284" w:rsidRPr="002A3B2A">
        <w:rPr>
          <w:rFonts w:ascii="Times New Roman" w:hAnsi="Times New Roman" w:cs="Times New Roman"/>
          <w:highlight w:val="yellow"/>
          <w:lang w:val="en-GB"/>
        </w:rPr>
        <w:t xml:space="preserve">odel” we </w:t>
      </w:r>
      <w:r w:rsidR="00902B80" w:rsidRPr="002A3B2A">
        <w:rPr>
          <w:rFonts w:ascii="Times New Roman" w:hAnsi="Times New Roman" w:cs="Times New Roman"/>
          <w:highlight w:val="yellow"/>
          <w:lang w:val="en-GB"/>
        </w:rPr>
        <w:t xml:space="preserve">ran an additional simulation that </w:t>
      </w:r>
      <w:r w:rsidR="00E02284" w:rsidRPr="002A3B2A">
        <w:rPr>
          <w:rFonts w:ascii="Times New Roman" w:hAnsi="Times New Roman" w:cs="Times New Roman"/>
          <w:highlight w:val="yellow"/>
          <w:lang w:val="en-GB"/>
        </w:rPr>
        <w:t xml:space="preserve">acknowledged uncertainty in the </w:t>
      </w:r>
      <w:proofErr w:type="spellStart"/>
      <w:r w:rsidR="00E02284" w:rsidRPr="002A3B2A">
        <w:rPr>
          <w:rFonts w:ascii="Times New Roman" w:hAnsi="Times New Roman" w:cs="Times New Roman"/>
          <w:highlight w:val="yellow"/>
          <w:lang w:val="en-GB"/>
        </w:rPr>
        <w:t>BaSTA</w:t>
      </w:r>
      <w:proofErr w:type="spellEnd"/>
      <w:r w:rsidR="00E02284" w:rsidRPr="002A3B2A">
        <w:rPr>
          <w:rFonts w:ascii="Times New Roman" w:hAnsi="Times New Roman" w:cs="Times New Roman"/>
          <w:highlight w:val="yellow"/>
          <w:lang w:val="en-GB"/>
        </w:rPr>
        <w:t xml:space="preserve"> age estimate</w:t>
      </w:r>
      <w:r w:rsidR="00584A1F" w:rsidRPr="002A3B2A">
        <w:rPr>
          <w:rFonts w:ascii="Times New Roman" w:hAnsi="Times New Roman" w:cs="Times New Roman"/>
          <w:highlight w:val="yellow"/>
          <w:lang w:val="en-GB"/>
        </w:rPr>
        <w:t xml:space="preserve"> of a given individual</w:t>
      </w:r>
      <w:r w:rsidR="00902B80" w:rsidRPr="002A3B2A">
        <w:rPr>
          <w:rFonts w:ascii="Times New Roman" w:hAnsi="Times New Roman" w:cs="Times New Roman"/>
          <w:highlight w:val="yellow"/>
          <w:lang w:val="en-GB"/>
        </w:rPr>
        <w:t xml:space="preserve">: we </w:t>
      </w:r>
      <w:r w:rsidR="00E02284" w:rsidRPr="002A3B2A">
        <w:rPr>
          <w:rFonts w:ascii="Times New Roman" w:hAnsi="Times New Roman" w:cs="Times New Roman"/>
          <w:highlight w:val="yellow"/>
          <w:lang w:val="en-GB"/>
        </w:rPr>
        <w:t>bootstrap</w:t>
      </w:r>
      <w:r w:rsidR="00902B80" w:rsidRPr="002A3B2A">
        <w:rPr>
          <w:rFonts w:ascii="Times New Roman" w:hAnsi="Times New Roman" w:cs="Times New Roman"/>
          <w:highlight w:val="yellow"/>
          <w:lang w:val="en-GB"/>
        </w:rPr>
        <w:t>ped</w:t>
      </w:r>
      <w:r w:rsidR="00E02284" w:rsidRPr="002A3B2A">
        <w:rPr>
          <w:rFonts w:ascii="Times New Roman" w:hAnsi="Times New Roman" w:cs="Times New Roman"/>
          <w:highlight w:val="yellow"/>
          <w:lang w:val="en-GB"/>
        </w:rPr>
        <w:t xml:space="preserve"> each model</w:t>
      </w:r>
      <w:r w:rsidR="00902B80" w:rsidRPr="002A3B2A">
        <w:rPr>
          <w:rFonts w:ascii="Times New Roman" w:hAnsi="Times New Roman" w:cs="Times New Roman"/>
          <w:highlight w:val="yellow"/>
          <w:lang w:val="en-GB"/>
        </w:rPr>
        <w:t xml:space="preserve"> 1000 times</w:t>
      </w:r>
      <w:r w:rsidR="00E02284" w:rsidRPr="002A3B2A">
        <w:rPr>
          <w:rFonts w:ascii="Times New Roman" w:hAnsi="Times New Roman" w:cs="Times New Roman"/>
          <w:highlight w:val="yellow"/>
          <w:lang w:val="en-GB"/>
        </w:rPr>
        <w:t xml:space="preserve">, </w:t>
      </w:r>
      <w:r w:rsidR="00902B80" w:rsidRPr="002A3B2A">
        <w:rPr>
          <w:rFonts w:ascii="Times New Roman" w:hAnsi="Times New Roman" w:cs="Times New Roman"/>
          <w:highlight w:val="yellow"/>
          <w:lang w:val="en-GB"/>
        </w:rPr>
        <w:t>with</w:t>
      </w:r>
      <w:r w:rsidR="00E02284" w:rsidRPr="002A3B2A">
        <w:rPr>
          <w:rFonts w:ascii="Times New Roman" w:hAnsi="Times New Roman" w:cs="Times New Roman"/>
          <w:highlight w:val="yellow"/>
          <w:lang w:val="en-GB"/>
        </w:rPr>
        <w:t xml:space="preserve"> every iteration randomly dr</w:t>
      </w:r>
      <w:r w:rsidR="00902B80" w:rsidRPr="002A3B2A">
        <w:rPr>
          <w:rFonts w:ascii="Times New Roman" w:hAnsi="Times New Roman" w:cs="Times New Roman"/>
          <w:highlight w:val="yellow"/>
          <w:lang w:val="en-GB"/>
        </w:rPr>
        <w:t>awing</w:t>
      </w:r>
      <w:r w:rsidR="00E02284" w:rsidRPr="002A3B2A">
        <w:rPr>
          <w:rFonts w:ascii="Times New Roman" w:hAnsi="Times New Roman" w:cs="Times New Roman"/>
          <w:highlight w:val="yellow"/>
          <w:lang w:val="en-GB"/>
        </w:rPr>
        <w:t xml:space="preserve"> </w:t>
      </w:r>
      <w:r w:rsidR="00AD2180">
        <w:rPr>
          <w:rFonts w:ascii="Times New Roman" w:hAnsi="Times New Roman" w:cs="Times New Roman"/>
          <w:highlight w:val="yellow"/>
          <w:lang w:val="en-GB"/>
        </w:rPr>
        <w:t xml:space="preserve">a birth year </w:t>
      </w:r>
      <w:r w:rsidR="00E02284" w:rsidRPr="002A3B2A">
        <w:rPr>
          <w:rFonts w:ascii="Times New Roman" w:hAnsi="Times New Roman" w:cs="Times New Roman"/>
          <w:highlight w:val="yellow"/>
          <w:lang w:val="en-GB"/>
        </w:rPr>
        <w:t xml:space="preserve">estimate for </w:t>
      </w:r>
      <w:r w:rsidR="00AD2180">
        <w:rPr>
          <w:rFonts w:ascii="Times New Roman" w:hAnsi="Times New Roman" w:cs="Times New Roman"/>
          <w:highlight w:val="yellow"/>
          <w:lang w:val="en-GB"/>
        </w:rPr>
        <w:t xml:space="preserve">unknown aged </w:t>
      </w:r>
      <w:r w:rsidR="00E02284" w:rsidRPr="002A3B2A">
        <w:rPr>
          <w:rFonts w:ascii="Times New Roman" w:hAnsi="Times New Roman" w:cs="Times New Roman"/>
          <w:highlight w:val="yellow"/>
          <w:lang w:val="en-GB"/>
        </w:rPr>
        <w:t>individual</w:t>
      </w:r>
      <w:r w:rsidR="00AD2180">
        <w:rPr>
          <w:rFonts w:ascii="Times New Roman" w:hAnsi="Times New Roman" w:cs="Times New Roman"/>
          <w:highlight w:val="yellow"/>
          <w:lang w:val="en-GB"/>
        </w:rPr>
        <w:t>s</w:t>
      </w:r>
      <w:r w:rsidR="00E02284" w:rsidRPr="002A3B2A">
        <w:rPr>
          <w:rFonts w:ascii="Times New Roman" w:hAnsi="Times New Roman" w:cs="Times New Roman"/>
          <w:highlight w:val="yellow"/>
          <w:lang w:val="en-GB"/>
        </w:rPr>
        <w:t xml:space="preserve"> from their posterior distribution</w:t>
      </w:r>
      <w:r w:rsidR="00AD2180">
        <w:rPr>
          <w:rFonts w:ascii="Times New Roman" w:hAnsi="Times New Roman" w:cs="Times New Roman"/>
          <w:highlight w:val="yellow"/>
          <w:lang w:val="en-GB"/>
        </w:rPr>
        <w:t>s</w:t>
      </w:r>
      <w:r w:rsidR="00902B80" w:rsidRPr="002A3B2A">
        <w:rPr>
          <w:rFonts w:ascii="Times New Roman" w:hAnsi="Times New Roman" w:cs="Times New Roman"/>
          <w:highlight w:val="yellow"/>
          <w:lang w:val="en-GB"/>
        </w:rPr>
        <w:t xml:space="preserve"> provided by </w:t>
      </w:r>
      <w:proofErr w:type="spellStart"/>
      <w:r w:rsidR="00902B80" w:rsidRPr="002A3B2A">
        <w:rPr>
          <w:rFonts w:ascii="Times New Roman" w:hAnsi="Times New Roman" w:cs="Times New Roman"/>
          <w:highlight w:val="yellow"/>
          <w:lang w:val="en-GB"/>
        </w:rPr>
        <w:t>BaSTA</w:t>
      </w:r>
      <w:proofErr w:type="spellEnd"/>
      <w:r w:rsidR="00902B80" w:rsidRPr="002A3B2A">
        <w:rPr>
          <w:rFonts w:ascii="Times New Roman" w:hAnsi="Times New Roman" w:cs="Times New Roman"/>
          <w:highlight w:val="yellow"/>
          <w:lang w:val="en-GB"/>
        </w:rPr>
        <w:t xml:space="preserve">. For both simulations, we </w:t>
      </w:r>
      <w:del w:id="156" w:author="Clemens" w:date="2021-05-05T13:24:00Z">
        <w:r w:rsidR="00902B80" w:rsidRPr="002A3B2A" w:rsidDel="00655C58">
          <w:rPr>
            <w:rFonts w:ascii="Times New Roman" w:hAnsi="Times New Roman" w:cs="Times New Roman"/>
            <w:highlight w:val="yellow"/>
            <w:lang w:val="en-GB"/>
          </w:rPr>
          <w:delText>made interpretations of</w:delText>
        </w:r>
      </w:del>
      <w:ins w:id="157" w:author="Clemens" w:date="2021-05-05T13:24:00Z">
        <w:r>
          <w:rPr>
            <w:rFonts w:ascii="Times New Roman" w:hAnsi="Times New Roman" w:cs="Times New Roman"/>
            <w:highlight w:val="yellow"/>
            <w:lang w:val="en-GB"/>
          </w:rPr>
          <w:t>evaluated</w:t>
        </w:r>
      </w:ins>
      <w:r w:rsidR="00902B80" w:rsidRPr="002A3B2A">
        <w:rPr>
          <w:rFonts w:ascii="Times New Roman" w:hAnsi="Times New Roman" w:cs="Times New Roman"/>
          <w:highlight w:val="yellow"/>
          <w:lang w:val="en-GB"/>
        </w:rPr>
        <w:t xml:space="preserve"> </w:t>
      </w:r>
      <w:r w:rsidR="00915233">
        <w:rPr>
          <w:rFonts w:ascii="Times New Roman" w:hAnsi="Times New Roman" w:cs="Times New Roman"/>
          <w:highlight w:val="yellow"/>
          <w:lang w:val="en-GB"/>
        </w:rPr>
        <w:t xml:space="preserve">the influence of </w:t>
      </w:r>
      <w:r w:rsidR="00AD2180">
        <w:rPr>
          <w:rFonts w:ascii="Times New Roman" w:hAnsi="Times New Roman" w:cs="Times New Roman"/>
          <w:highlight w:val="yellow"/>
          <w:lang w:val="en-GB"/>
        </w:rPr>
        <w:t>birth year</w:t>
      </w:r>
      <w:r w:rsidR="00915233">
        <w:rPr>
          <w:rFonts w:ascii="Times New Roman" w:hAnsi="Times New Roman" w:cs="Times New Roman"/>
          <w:highlight w:val="yellow"/>
          <w:lang w:val="en-GB"/>
        </w:rPr>
        <w:t xml:space="preserve"> uncertainty</w:t>
      </w:r>
      <w:r w:rsidR="00902B80" w:rsidRPr="002A3B2A">
        <w:rPr>
          <w:rFonts w:ascii="Times New Roman" w:hAnsi="Times New Roman" w:cs="Times New Roman"/>
          <w:highlight w:val="yellow"/>
          <w:lang w:val="en-GB"/>
        </w:rPr>
        <w:t xml:space="preserve"> by examining the</w:t>
      </w:r>
      <w:r w:rsidR="00915233">
        <w:rPr>
          <w:rFonts w:ascii="Times New Roman" w:hAnsi="Times New Roman" w:cs="Times New Roman"/>
          <w:highlight w:val="yellow"/>
          <w:lang w:val="en-GB"/>
        </w:rPr>
        <w:t xml:space="preserve"> effect size distribution </w:t>
      </w:r>
      <w:proofErr w:type="gramStart"/>
      <w:r w:rsidR="00915233">
        <w:rPr>
          <w:rFonts w:ascii="Times New Roman" w:hAnsi="Times New Roman" w:cs="Times New Roman"/>
          <w:highlight w:val="yellow"/>
          <w:lang w:val="en-GB"/>
        </w:rPr>
        <w:t>of  the</w:t>
      </w:r>
      <w:proofErr w:type="gramEnd"/>
      <w:r w:rsidR="00915233">
        <w:rPr>
          <w:rFonts w:ascii="Times New Roman" w:hAnsi="Times New Roman" w:cs="Times New Roman"/>
          <w:highlight w:val="yellow"/>
          <w:lang w:val="en-GB"/>
        </w:rPr>
        <w:t xml:space="preserve"> 1000 bootstraps in relation to the</w:t>
      </w:r>
      <w:r w:rsidR="00902B80" w:rsidRPr="002A3B2A">
        <w:rPr>
          <w:rFonts w:ascii="Times New Roman" w:hAnsi="Times New Roman" w:cs="Times New Roman"/>
          <w:highlight w:val="yellow"/>
          <w:lang w:val="en-GB"/>
        </w:rPr>
        <w:t xml:space="preserve"> 95% confidence interval </w:t>
      </w:r>
      <w:r w:rsidR="00915233">
        <w:rPr>
          <w:rFonts w:ascii="Times New Roman" w:hAnsi="Times New Roman" w:cs="Times New Roman"/>
          <w:highlight w:val="yellow"/>
          <w:lang w:val="en-GB"/>
        </w:rPr>
        <w:t xml:space="preserve">for effect sizes </w:t>
      </w:r>
      <w:r w:rsidR="00902B80" w:rsidRPr="002A3B2A">
        <w:rPr>
          <w:rFonts w:ascii="Times New Roman" w:hAnsi="Times New Roman" w:cs="Times New Roman"/>
          <w:highlight w:val="yellow"/>
          <w:lang w:val="en-GB"/>
        </w:rPr>
        <w:t>of</w:t>
      </w:r>
      <w:r w:rsidR="00915233">
        <w:rPr>
          <w:rFonts w:ascii="Times New Roman" w:hAnsi="Times New Roman" w:cs="Times New Roman"/>
          <w:highlight w:val="yellow"/>
          <w:lang w:val="en-GB"/>
        </w:rPr>
        <w:t xml:space="preserve"> the original model</w:t>
      </w:r>
      <w:r w:rsidR="00AD2180">
        <w:rPr>
          <w:rFonts w:ascii="Times New Roman" w:hAnsi="Times New Roman" w:cs="Times New Roman"/>
          <w:highlight w:val="yellow"/>
          <w:lang w:val="en-GB"/>
        </w:rPr>
        <w:t xml:space="preserve"> that used </w:t>
      </w:r>
      <w:r w:rsidR="008F7033">
        <w:rPr>
          <w:rFonts w:ascii="Times New Roman" w:hAnsi="Times New Roman" w:cs="Times New Roman"/>
          <w:highlight w:val="yellow"/>
          <w:lang w:val="en-GB"/>
        </w:rPr>
        <w:t xml:space="preserve">the </w:t>
      </w:r>
      <w:r w:rsidR="00AD2180">
        <w:rPr>
          <w:rFonts w:ascii="Times New Roman" w:hAnsi="Times New Roman" w:cs="Times New Roman"/>
          <w:highlight w:val="yellow"/>
          <w:lang w:val="en-GB"/>
        </w:rPr>
        <w:t>median birth year</w:t>
      </w:r>
      <w:r w:rsidR="008F7033">
        <w:rPr>
          <w:rFonts w:ascii="Times New Roman" w:hAnsi="Times New Roman" w:cs="Times New Roman"/>
          <w:highlight w:val="yellow"/>
          <w:lang w:val="en-GB"/>
        </w:rPr>
        <w:t xml:space="preserve"> estimate from </w:t>
      </w:r>
      <w:commentRangeStart w:id="158"/>
      <w:proofErr w:type="spellStart"/>
      <w:r w:rsidR="008F7033">
        <w:rPr>
          <w:rFonts w:ascii="Times New Roman" w:hAnsi="Times New Roman" w:cs="Times New Roman"/>
          <w:highlight w:val="yellow"/>
          <w:lang w:val="en-GB"/>
        </w:rPr>
        <w:t>BaSTA</w:t>
      </w:r>
      <w:commentRangeEnd w:id="158"/>
      <w:proofErr w:type="spellEnd"/>
      <w:r>
        <w:rPr>
          <w:rStyle w:val="CommentReference"/>
          <w:rFonts w:ascii="Times New Roman" w:eastAsia="Times New Roman" w:hAnsi="Times New Roman" w:cs="Times New Roman"/>
        </w:rPr>
        <w:commentReference w:id="158"/>
      </w:r>
      <w:r w:rsidR="00902B80" w:rsidRPr="002A3B2A">
        <w:rPr>
          <w:rFonts w:ascii="Times New Roman" w:hAnsi="Times New Roman" w:cs="Times New Roman"/>
          <w:highlight w:val="yellow"/>
          <w:lang w:val="en-GB"/>
        </w:rPr>
        <w:t>.</w:t>
      </w:r>
      <w:r w:rsidR="006A54B3" w:rsidRPr="002A3B2A">
        <w:rPr>
          <w:rFonts w:ascii="Times New Roman" w:hAnsi="Times New Roman" w:cs="Times New Roman"/>
          <w:lang w:val="en-GB"/>
        </w:rPr>
        <w:t xml:space="preserve"> </w:t>
      </w:r>
      <w:commentRangeEnd w:id="155"/>
      <w:r>
        <w:rPr>
          <w:rStyle w:val="CommentReference"/>
          <w:rFonts w:ascii="Times New Roman" w:eastAsia="Times New Roman" w:hAnsi="Times New Roman" w:cs="Times New Roman"/>
        </w:rPr>
        <w:commentReference w:id="155"/>
      </w:r>
    </w:p>
    <w:p w14:paraId="3A3B0E4F" w14:textId="77777777" w:rsidR="00901351" w:rsidRDefault="00901351">
      <w:pPr>
        <w:spacing w:line="360" w:lineRule="auto"/>
        <w:jc w:val="both"/>
        <w:rPr>
          <w:rFonts w:ascii="Times New Roman" w:hAnsi="Times New Roman" w:cs="Times New Roman"/>
          <w:lang w:val="en-GB"/>
        </w:rPr>
        <w:pPrChange w:id="159" w:author="Clemens" w:date="2021-05-05T13:27:00Z">
          <w:pPr>
            <w:suppressLineNumbers/>
            <w:spacing w:line="360" w:lineRule="auto"/>
            <w:jc w:val="both"/>
          </w:pPr>
        </w:pPrChange>
      </w:pPr>
    </w:p>
    <w:p w14:paraId="462AB6AB" w14:textId="263DDFAE" w:rsidR="006A54B3" w:rsidRPr="002A3B2A" w:rsidDel="00655C58" w:rsidRDefault="006A54B3" w:rsidP="002A3B2A">
      <w:pPr>
        <w:spacing w:line="360" w:lineRule="auto"/>
        <w:jc w:val="both"/>
        <w:rPr>
          <w:del w:id="160" w:author="Clemens" w:date="2021-05-05T13:27:00Z"/>
          <w:rFonts w:ascii="Times New Roman" w:hAnsi="Times New Roman" w:cs="Times New Roman"/>
          <w:lang w:val="en-GB"/>
        </w:rPr>
      </w:pPr>
      <w:del w:id="161" w:author="Clemens" w:date="2021-05-05T13:27:00Z">
        <w:r w:rsidRPr="002A3B2A" w:rsidDel="00655C58">
          <w:rPr>
            <w:rFonts w:ascii="Times New Roman" w:hAnsi="Times New Roman" w:cs="Times New Roman"/>
            <w:lang w:val="en-GB"/>
          </w:rPr>
          <w:delText xml:space="preserve">To ensure that intercepts of our age-dependent models represented the reproductive performance for the earliest age at reproduction (i.e., age 1 in snowy plovers, </w:delText>
        </w:r>
        <w:r w:rsidRPr="002A3B2A" w:rsidDel="00655C58">
          <w:rPr>
            <w:rFonts w:ascii="Times New Roman" w:hAnsi="Times New Roman" w:cs="Times New Roman"/>
            <w:lang w:val="en-GB"/>
          </w:rPr>
          <w:fldChar w:fldCharType="begin" w:fldLock="1"/>
        </w:r>
        <w:r w:rsidRPr="002A3B2A" w:rsidDel="00655C58">
          <w:rPr>
            <w:rFonts w:ascii="Times New Roman" w:hAnsi="Times New Roman" w:cs="Times New Roman"/>
            <w:lang w:val="en-GB"/>
          </w:rPr>
          <w:del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2009)","manualFormatting":"Page et al., 2009","plainTextFormattedCitation":"(Page et al., 2009)","previouslyFormattedCitation":"(Page et al., 2009)"},"properties":{"noteIndex":0},"schema":"https://github.com/citation-style-language/schema/raw/master/csl-citation.json"}</w:delInstrText>
        </w:r>
        <w:r w:rsidRPr="002A3B2A" w:rsidDel="00655C58">
          <w:rPr>
            <w:rFonts w:ascii="Times New Roman" w:hAnsi="Times New Roman" w:cs="Times New Roman"/>
            <w:lang w:val="en-GB"/>
          </w:rPr>
          <w:fldChar w:fldCharType="separate"/>
        </w:r>
        <w:r w:rsidRPr="002A3B2A" w:rsidDel="00655C58">
          <w:rPr>
            <w:rFonts w:ascii="Times New Roman" w:hAnsi="Times New Roman" w:cs="Times New Roman"/>
            <w:noProof/>
            <w:lang w:val="en-GB"/>
          </w:rPr>
          <w:delText>Page et al., 2009</w:delText>
        </w:r>
        <w:r w:rsidRPr="002A3B2A" w:rsidDel="00655C58">
          <w:rPr>
            <w:rFonts w:ascii="Times New Roman" w:hAnsi="Times New Roman" w:cs="Times New Roman"/>
            <w:lang w:val="en-GB"/>
          </w:rPr>
          <w:fldChar w:fldCharType="end"/>
        </w:r>
        <w:r w:rsidRPr="002A3B2A" w:rsidDel="00655C58">
          <w:rPr>
            <w:rFonts w:ascii="Times New Roman" w:hAnsi="Times New Roman" w:cs="Times New Roman"/>
            <w:lang w:val="en-GB"/>
          </w:rPr>
          <w:delText>), we fitted age as ‘</w:delText>
        </w:r>
        <w:r w:rsidRPr="002A3B2A" w:rsidDel="00655C58">
          <w:rPr>
            <w:rFonts w:ascii="Times New Roman" w:hAnsi="Times New Roman" w:cs="Times New Roman"/>
            <w:i/>
            <w:iCs/>
            <w:lang w:val="en-GB"/>
          </w:rPr>
          <w:delText>age</w:delText>
        </w:r>
        <w:r w:rsidRPr="002A3B2A" w:rsidDel="00655C58">
          <w:rPr>
            <w:rFonts w:ascii="Times New Roman" w:hAnsi="Times New Roman" w:cs="Times New Roman"/>
            <w:lang w:val="en-GB"/>
          </w:rPr>
          <w:delText xml:space="preserve"> – 1’ – otherwise it would represent reproduction as age 0, which is an empirically meaningless estimate.</w:delText>
        </w:r>
        <w:r w:rsidR="00E60772" w:rsidRPr="002A3B2A" w:rsidDel="00655C58">
          <w:rPr>
            <w:rFonts w:ascii="Times New Roman" w:hAnsi="Times New Roman" w:cs="Times New Roman"/>
            <w:lang w:val="en-GB"/>
          </w:rPr>
          <w:delText xml:space="preserve"> </w:delText>
        </w:r>
      </w:del>
      <w:del w:id="162" w:author="Clemens" w:date="2021-05-05T13:26:00Z">
        <w:r w:rsidR="00E60772" w:rsidRPr="002A3B2A" w:rsidDel="00655C58">
          <w:rPr>
            <w:rFonts w:ascii="Times New Roman" w:hAnsi="Times New Roman" w:cs="Times New Roman"/>
            <w:lang w:val="en-GB"/>
          </w:rPr>
          <w:delText xml:space="preserve">Despite the recommendation of </w:delText>
        </w:r>
        <w:r w:rsidR="00C621B9" w:rsidDel="00655C58">
          <w:rPr>
            <w:rFonts w:ascii="Times New Roman" w:hAnsi="Times New Roman" w:cs="Times New Roman"/>
          </w:rPr>
          <w:fldChar w:fldCharType="begin"/>
        </w:r>
        <w:r w:rsidR="00472B4F" w:rsidDel="00655C58">
          <w:rPr>
            <w:rFonts w:ascii="Times New Roman" w:hAnsi="Times New Roman" w:cs="Times New Roman"/>
          </w:rPr>
          <w:delInstrText xml:space="preserve"> ADDIN PAPERS2_CITATIONS &lt;citation&gt;&lt;priority&gt;9&lt;/priority&gt;&lt;uuid&gt;B3793EC7-854F-4B41-8E61-1C2623126C4F&lt;/uuid&gt;&lt;publications&gt;&lt;publication&gt;&lt;subtype&gt;400&lt;/subtype&gt;&lt;title&gt;Conclusions beyond support: overconfident estimates in mixed models&lt;/title&gt;&lt;url&gt;https://academic.oup.com/beheco/article-abstract/20/2/416/218997&lt;/url&gt;&lt;volume&gt;20&lt;/volume&gt;&lt;publication_date&gt;99200900001200000000200000&lt;/publication_date&gt;&lt;uuid&gt;35FB44EC-24C5-457F-9775-733FDB8948D8&lt;/uuid&gt;&lt;type&gt;400&lt;/type&gt;&lt;number&gt;2&lt;/number&gt;&lt;doi&gt;10.1093/beheco/arn145&lt;/doi&gt;&lt;startpage&gt;416&lt;/startpage&gt;&lt;endpage&gt;420&lt;/endpage&gt;&lt;bundle&gt;&lt;publication&gt;&lt;title&gt;Behavioral Ecology&lt;/title&gt;&lt;uuid&gt;DB7339A4-81FD-4347-BEFA-75DC1FBFC174&lt;/uuid&gt;&lt;subtype&gt;-100&lt;/subtype&gt;&lt;publisher&gt;Oxford University Press&lt;/publisher&gt;&lt;type&gt;-100&lt;/type&gt;&lt;/publication&gt;&lt;/bundle&gt;&lt;authors&gt;&lt;author&gt;&lt;lastName&gt;Schielzeth&lt;/lastName&gt;&lt;firstName&gt;H&lt;/firstName&gt;&lt;/author&gt;&lt;author&gt;&lt;lastName&gt;Forstmeier&lt;/lastName&gt;&lt;firstName&gt;Wolfgang&lt;/firstName&gt;&lt;/author&gt;&lt;/authors&gt;&lt;/publication&gt;&lt;/publications&gt;&lt;cites&gt;&lt;/cites&gt;&lt;/citation&gt;</w:delInstrText>
        </w:r>
        <w:r w:rsidR="00C621B9" w:rsidDel="00655C58">
          <w:rPr>
            <w:rFonts w:ascii="Times New Roman" w:hAnsi="Times New Roman" w:cs="Times New Roman"/>
          </w:rPr>
          <w:fldChar w:fldCharType="separate"/>
        </w:r>
        <w:r w:rsidR="00472B4F" w:rsidDel="00655C58">
          <w:rPr>
            <w:rFonts w:ascii="Times New Roman" w:hAnsi="Times New Roman" w:cs="Times New Roman"/>
          </w:rPr>
          <w:delText>(Schielzeth &amp; Forstmeier, 2009)</w:delText>
        </w:r>
        <w:r w:rsidR="00C621B9" w:rsidDel="00655C58">
          <w:rPr>
            <w:rFonts w:ascii="Times New Roman" w:hAnsi="Times New Roman" w:cs="Times New Roman"/>
          </w:rPr>
          <w:fldChar w:fldCharType="end"/>
        </w:r>
        <w:r w:rsidR="00E60772" w:rsidRPr="002A3B2A" w:rsidDel="00655C58">
          <w:rPr>
            <w:rFonts w:ascii="Times New Roman" w:hAnsi="Times New Roman" w:cs="Times New Roman"/>
          </w:rPr>
          <w:delText xml:space="preserve"> to allow individuals to differ in the slopes of their responses</w:delText>
        </w:r>
        <w:r w:rsidR="00E60772" w:rsidRPr="002A3B2A" w:rsidDel="00655C58">
          <w:rPr>
            <w:rFonts w:ascii="Times New Roman" w:hAnsi="Times New Roman" w:cs="Times New Roman"/>
            <w:lang w:val="en-GB"/>
          </w:rPr>
          <w:delText>, a random slope form of the model (i.e., incorporat</w:delText>
        </w:r>
        <w:r w:rsidR="00BA5CA0" w:rsidDel="00655C58">
          <w:rPr>
            <w:rFonts w:ascii="Times New Roman" w:hAnsi="Times New Roman" w:cs="Times New Roman"/>
            <w:lang w:val="en-GB"/>
          </w:rPr>
          <w:delText>ion of</w:delText>
        </w:r>
        <w:r w:rsidR="00E60772" w:rsidRPr="002A3B2A" w:rsidDel="00655C58">
          <w:rPr>
            <w:rFonts w:ascii="Times New Roman" w:hAnsi="Times New Roman" w:cs="Times New Roman"/>
            <w:lang w:val="en-GB"/>
          </w:rPr>
          <w:delText xml:space="preserve"> a quadratic function of age</w:delText>
        </w:r>
        <w:r w:rsidR="0031797F" w:rsidRPr="002A3B2A" w:rsidDel="00655C58">
          <w:rPr>
            <w:rFonts w:ascii="Times New Roman" w:hAnsi="Times New Roman" w:cs="Times New Roman"/>
            <w:lang w:val="en-GB"/>
          </w:rPr>
          <w:delText>-deviance</w:delText>
        </w:r>
        <w:r w:rsidR="00E60772" w:rsidRPr="002A3B2A" w:rsidDel="00655C58">
          <w:rPr>
            <w:rFonts w:ascii="Times New Roman" w:hAnsi="Times New Roman" w:cs="Times New Roman"/>
            <w:lang w:val="en-GB"/>
          </w:rPr>
          <w:delText xml:space="preserve"> as a random slope within individuals) failed to converge due to limitations of individual-based repeated measures – as such we present random intercept models.</w:delText>
        </w:r>
      </w:del>
    </w:p>
    <w:p w14:paraId="1CE26DAC" w14:textId="6FAE97CF" w:rsidR="00E05232" w:rsidRPr="002A3B2A" w:rsidRDefault="00E05232" w:rsidP="00E13C34">
      <w:pPr>
        <w:suppressLineNumbers/>
        <w:spacing w:line="360" w:lineRule="auto"/>
        <w:jc w:val="both"/>
        <w:rPr>
          <w:rFonts w:ascii="Times New Roman" w:hAnsi="Times New Roman" w:cs="Times New Roman"/>
          <w:lang w:val="en-GB"/>
        </w:rPr>
      </w:pPr>
    </w:p>
    <w:p w14:paraId="3D869493" w14:textId="38D17579" w:rsidR="00AA06A3" w:rsidRPr="002A3B2A" w:rsidRDefault="00AA06A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RESULTS</w:t>
      </w:r>
      <w:r w:rsidRPr="002A3B2A">
        <w:rPr>
          <w:rFonts w:ascii="Times New Roman" w:hAnsi="Times New Roman" w:cs="Times New Roman"/>
          <w:b/>
          <w:lang w:val="en-GB"/>
        </w:rPr>
        <w:t xml:space="preserve"> </w:t>
      </w:r>
      <w:r w:rsidRPr="002A3B2A">
        <w:rPr>
          <w:rFonts w:ascii="Times New Roman" w:hAnsi="Times New Roman" w:cs="Times New Roman"/>
          <w:bCs/>
          <w:lang w:val="en-GB"/>
        </w:rPr>
        <w:t>(</w:t>
      </w:r>
      <w:r w:rsidR="006A54B3" w:rsidRPr="002A3B2A">
        <w:rPr>
          <w:rFonts w:ascii="Times New Roman" w:hAnsi="Times New Roman" w:cs="Times New Roman"/>
          <w:lang w:val="en-GB"/>
        </w:rPr>
        <w:t>XX</w:t>
      </w:r>
      <w:r w:rsidRPr="002A3B2A">
        <w:rPr>
          <w:rFonts w:ascii="Times New Roman" w:hAnsi="Times New Roman" w:cs="Times New Roman"/>
          <w:lang w:val="en-GB"/>
        </w:rPr>
        <w:t xml:space="preserve"> words)</w:t>
      </w:r>
    </w:p>
    <w:p w14:paraId="5571E8EF" w14:textId="5658E6DC" w:rsidR="00E149AB" w:rsidRPr="002A3B2A" w:rsidRDefault="00AA06A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We collected measurements from </w:t>
      </w:r>
      <w:r w:rsidR="00090210" w:rsidRPr="002A3B2A">
        <w:rPr>
          <w:rFonts w:ascii="Times New Roman" w:hAnsi="Times New Roman" w:cs="Times New Roman"/>
          <w:lang w:val="en-GB"/>
        </w:rPr>
        <w:t>2391</w:t>
      </w:r>
      <w:r w:rsidRPr="002A3B2A">
        <w:rPr>
          <w:rFonts w:ascii="Times New Roman" w:hAnsi="Times New Roman" w:cs="Times New Roman"/>
          <w:lang w:val="en-GB"/>
        </w:rPr>
        <w:t xml:space="preserve"> eggs, originating from </w:t>
      </w:r>
      <w:r w:rsidR="00090210" w:rsidRPr="002A3B2A">
        <w:rPr>
          <w:rFonts w:ascii="Times New Roman" w:hAnsi="Times New Roman" w:cs="Times New Roman"/>
          <w:lang w:val="en-GB"/>
        </w:rPr>
        <w:t>840</w:t>
      </w:r>
      <w:r w:rsidRPr="002A3B2A">
        <w:rPr>
          <w:rFonts w:ascii="Times New Roman" w:hAnsi="Times New Roman" w:cs="Times New Roman"/>
          <w:lang w:val="en-GB"/>
        </w:rPr>
        <w:t xml:space="preserve"> clutches of </w:t>
      </w:r>
      <w:r w:rsidR="00090210" w:rsidRPr="002A3B2A">
        <w:rPr>
          <w:rFonts w:ascii="Times New Roman" w:hAnsi="Times New Roman" w:cs="Times New Roman"/>
          <w:lang w:val="en-GB"/>
        </w:rPr>
        <w:t>425</w:t>
      </w:r>
      <w:r w:rsidRPr="002A3B2A">
        <w:rPr>
          <w:rFonts w:ascii="Times New Roman" w:hAnsi="Times New Roman" w:cs="Times New Roman"/>
          <w:lang w:val="en-GB"/>
        </w:rPr>
        <w:t xml:space="preserve"> females</w:t>
      </w:r>
      <w:del w:id="163" w:author="Clemens" w:date="2021-05-05T13:31:00Z">
        <w:r w:rsidRPr="002A3B2A" w:rsidDel="00655C58">
          <w:rPr>
            <w:rFonts w:ascii="Times New Roman" w:hAnsi="Times New Roman" w:cs="Times New Roman"/>
            <w:lang w:val="en-GB"/>
          </w:rPr>
          <w:delText xml:space="preserve"> </w:delText>
        </w:r>
        <w:commentRangeStart w:id="164"/>
        <w:r w:rsidRPr="002A3B2A" w:rsidDel="00655C58">
          <w:rPr>
            <w:rFonts w:ascii="Times New Roman" w:hAnsi="Times New Roman" w:cs="Times New Roman"/>
            <w:lang w:val="en-GB"/>
          </w:rPr>
          <w:delText>over a 1</w:delText>
        </w:r>
        <w:r w:rsidR="00090210" w:rsidRPr="002A3B2A" w:rsidDel="00655C58">
          <w:rPr>
            <w:rFonts w:ascii="Times New Roman" w:hAnsi="Times New Roman" w:cs="Times New Roman"/>
            <w:lang w:val="en-GB"/>
          </w:rPr>
          <w:delText>4</w:delText>
        </w:r>
        <w:r w:rsidRPr="002A3B2A" w:rsidDel="00655C58">
          <w:rPr>
            <w:rFonts w:ascii="Times New Roman" w:hAnsi="Times New Roman" w:cs="Times New Roman"/>
            <w:lang w:val="en-GB"/>
          </w:rPr>
          <w:delText>-year period</w:delText>
        </w:r>
      </w:del>
      <w:r w:rsidRPr="002A3B2A">
        <w:rPr>
          <w:rFonts w:ascii="Times New Roman" w:hAnsi="Times New Roman" w:cs="Times New Roman"/>
          <w:lang w:val="en-GB"/>
        </w:rPr>
        <w:t>.</w:t>
      </w:r>
      <w:commentRangeEnd w:id="164"/>
      <w:r w:rsidR="00655C58">
        <w:rPr>
          <w:rStyle w:val="CommentReference"/>
          <w:rFonts w:ascii="Times New Roman" w:eastAsia="Times New Roman" w:hAnsi="Times New Roman" w:cs="Times New Roman"/>
        </w:rPr>
        <w:commentReference w:id="164"/>
      </w:r>
      <w:r w:rsidRPr="002A3B2A">
        <w:rPr>
          <w:rFonts w:ascii="Times New Roman" w:hAnsi="Times New Roman" w:cs="Times New Roman"/>
          <w:lang w:val="en-GB"/>
        </w:rPr>
        <w:t xml:space="preserve"> </w:t>
      </w:r>
      <w:r w:rsidR="008C7497" w:rsidRPr="002A3B2A">
        <w:rPr>
          <w:rFonts w:ascii="Times New Roman" w:hAnsi="Times New Roman" w:cs="Times New Roman"/>
          <w:lang w:val="en-GB"/>
        </w:rPr>
        <w:t>Modal clutch size was 3</w:t>
      </w:r>
      <w:r w:rsidR="00090210" w:rsidRPr="002A3B2A">
        <w:rPr>
          <w:rFonts w:ascii="Times New Roman" w:hAnsi="Times New Roman" w:cs="Times New Roman"/>
          <w:lang w:val="en-GB"/>
        </w:rPr>
        <w:t xml:space="preserve"> eggs</w:t>
      </w:r>
      <w:r w:rsidR="008C7497" w:rsidRPr="002A3B2A">
        <w:rPr>
          <w:rFonts w:ascii="Times New Roman" w:hAnsi="Times New Roman" w:cs="Times New Roman"/>
          <w:lang w:val="en-GB"/>
        </w:rPr>
        <w:t xml:space="preserve"> (724 nests, </w:t>
      </w:r>
      <w:r w:rsidR="00090210" w:rsidRPr="002A3B2A">
        <w:rPr>
          <w:rFonts w:ascii="Times New Roman" w:hAnsi="Times New Roman" w:cs="Times New Roman"/>
          <w:lang w:val="en-GB"/>
        </w:rPr>
        <w:t xml:space="preserve">86%; 2-eggs: 103 nests, 12.3%, 1-egg: 13 nests, 1.5%). </w:t>
      </w:r>
      <w:r w:rsidR="003E6F95" w:rsidRPr="002A3B2A">
        <w:rPr>
          <w:rFonts w:ascii="Times New Roman" w:hAnsi="Times New Roman" w:cs="Times New Roman"/>
          <w:lang w:val="en-GB"/>
        </w:rPr>
        <w:t xml:space="preserve">Average egg length was </w:t>
      </w:r>
      <w:commentRangeStart w:id="165"/>
      <w:r w:rsidR="00090210" w:rsidRPr="002A3B2A">
        <w:rPr>
          <w:rFonts w:ascii="Times New Roman" w:hAnsi="Times New Roman" w:cs="Times New Roman"/>
          <w:lang w:val="en-GB"/>
        </w:rPr>
        <w:t>3.09</w:t>
      </w:r>
      <w:r w:rsidR="00935FF0" w:rsidRPr="002A3B2A">
        <w:rPr>
          <w:rFonts w:ascii="Times New Roman" w:hAnsi="Times New Roman" w:cs="Times New Roman"/>
          <w:lang w:val="en-GB"/>
        </w:rPr>
        <w:t xml:space="preserve"> </w:t>
      </w:r>
      <w:r w:rsidR="00090210" w:rsidRPr="002A3B2A">
        <w:rPr>
          <w:rFonts w:ascii="Times New Roman" w:hAnsi="Times New Roman" w:cs="Times New Roman"/>
          <w:lang w:val="en-GB"/>
        </w:rPr>
        <w:t>cm</w:t>
      </w:r>
      <w:r w:rsidR="003E6F95" w:rsidRPr="002A3B2A">
        <w:rPr>
          <w:rFonts w:ascii="Times New Roman" w:hAnsi="Times New Roman" w:cs="Times New Roman"/>
          <w:lang w:val="en-GB"/>
        </w:rPr>
        <w:t xml:space="preserve"> (</w:t>
      </w:r>
      <w:r w:rsidR="003E6F95" w:rsidRPr="002A3B2A">
        <w:rPr>
          <w:rFonts w:ascii="Times New Roman" w:hAnsi="Times New Roman" w:cs="Times New Roman"/>
          <w:iCs/>
          <w:lang w:val="en-GB"/>
        </w:rPr>
        <w:t>±</w:t>
      </w:r>
      <w:r w:rsidR="003E6F95" w:rsidRPr="002A3B2A">
        <w:rPr>
          <w:rFonts w:ascii="Times New Roman" w:hAnsi="Times New Roman" w:cs="Times New Roman"/>
          <w:i/>
          <w:lang w:val="en-GB"/>
        </w:rPr>
        <w:t xml:space="preserve"> </w:t>
      </w:r>
      <w:r w:rsidR="00090210" w:rsidRPr="002A3B2A">
        <w:rPr>
          <w:rFonts w:ascii="Times New Roman" w:hAnsi="Times New Roman" w:cs="Times New Roman"/>
          <w:lang w:val="en-GB"/>
        </w:rPr>
        <w:t>0.1</w:t>
      </w:r>
      <w:r w:rsidR="006015CC" w:rsidRPr="002A3B2A">
        <w:rPr>
          <w:rFonts w:ascii="Times New Roman" w:hAnsi="Times New Roman" w:cs="Times New Roman"/>
          <w:lang w:val="en-GB"/>
        </w:rPr>
        <w:t>0</w:t>
      </w:r>
      <w:r w:rsidR="003E6F95" w:rsidRPr="002A3B2A">
        <w:rPr>
          <w:rFonts w:ascii="Times New Roman" w:hAnsi="Times New Roman" w:cs="Times New Roman"/>
          <w:lang w:val="en-GB"/>
        </w:rPr>
        <w:t xml:space="preserve"> </w:t>
      </w:r>
      <w:r w:rsidR="00935FF0" w:rsidRPr="002A3B2A">
        <w:rPr>
          <w:rFonts w:ascii="Times New Roman" w:hAnsi="Times New Roman" w:cs="Times New Roman"/>
          <w:lang w:val="en-GB"/>
        </w:rPr>
        <w:t xml:space="preserve">cm </w:t>
      </w:r>
      <w:r w:rsidR="003E6F95" w:rsidRPr="002A3B2A">
        <w:rPr>
          <w:rFonts w:ascii="Times New Roman" w:hAnsi="Times New Roman" w:cs="Times New Roman"/>
          <w:lang w:val="en-GB"/>
        </w:rPr>
        <w:t xml:space="preserve">SD, </w:t>
      </w:r>
      <w:r w:rsidR="003E6F95" w:rsidRPr="00662E15">
        <w:rPr>
          <w:rFonts w:ascii="Times New Roman" w:hAnsi="Times New Roman" w:cs="Times New Roman"/>
          <w:lang w:val="en-GB"/>
        </w:rPr>
        <w:t xml:space="preserve">Fig. </w:t>
      </w:r>
      <w:r w:rsidR="00662E15" w:rsidRPr="00662E15">
        <w:rPr>
          <w:rFonts w:ascii="Times New Roman" w:hAnsi="Times New Roman" w:cs="Times New Roman"/>
          <w:lang w:val="en-GB"/>
        </w:rPr>
        <w:t>3</w:t>
      </w:r>
      <w:r w:rsidR="003E6F95" w:rsidRPr="00662E15">
        <w:rPr>
          <w:rFonts w:ascii="Times New Roman" w:hAnsi="Times New Roman" w:cs="Times New Roman"/>
          <w:lang w:val="en-GB"/>
        </w:rPr>
        <w:t>a</w:t>
      </w:r>
      <w:r w:rsidR="003E6F95" w:rsidRPr="002A3B2A">
        <w:rPr>
          <w:rFonts w:ascii="Times New Roman" w:hAnsi="Times New Roman" w:cs="Times New Roman"/>
          <w:lang w:val="en-GB"/>
        </w:rPr>
        <w:t xml:space="preserve">) and width was </w:t>
      </w:r>
      <w:r w:rsidR="00935FF0" w:rsidRPr="002A3B2A">
        <w:rPr>
          <w:rFonts w:ascii="Times New Roman" w:hAnsi="Times New Roman" w:cs="Times New Roman"/>
          <w:lang w:val="en-GB"/>
        </w:rPr>
        <w:t>2.24 cm</w:t>
      </w:r>
      <w:r w:rsidR="003E6F95" w:rsidRPr="002A3B2A">
        <w:rPr>
          <w:rFonts w:ascii="Times New Roman" w:hAnsi="Times New Roman" w:cs="Times New Roman"/>
          <w:lang w:val="en-GB"/>
        </w:rPr>
        <w:t xml:space="preserve"> (</w:t>
      </w:r>
      <w:r w:rsidR="003E6F95" w:rsidRPr="002A3B2A">
        <w:rPr>
          <w:rFonts w:ascii="Times New Roman" w:hAnsi="Times New Roman" w:cs="Times New Roman"/>
          <w:iCs/>
          <w:lang w:val="en-GB"/>
        </w:rPr>
        <w:t>±</w:t>
      </w:r>
      <w:r w:rsidR="003E6F95" w:rsidRPr="002A3B2A">
        <w:rPr>
          <w:rFonts w:ascii="Times New Roman" w:hAnsi="Times New Roman" w:cs="Times New Roman"/>
          <w:i/>
          <w:lang w:val="en-GB"/>
        </w:rPr>
        <w:t xml:space="preserve"> </w:t>
      </w:r>
      <w:r w:rsidR="00935FF0" w:rsidRPr="002A3B2A">
        <w:rPr>
          <w:rFonts w:ascii="Times New Roman" w:hAnsi="Times New Roman" w:cs="Times New Roman"/>
          <w:lang w:val="en-GB"/>
        </w:rPr>
        <w:t>0.05</w:t>
      </w:r>
      <w:r w:rsidR="003E6F95" w:rsidRPr="002A3B2A">
        <w:rPr>
          <w:rFonts w:ascii="Times New Roman" w:hAnsi="Times New Roman" w:cs="Times New Roman"/>
          <w:lang w:val="en-GB"/>
        </w:rPr>
        <w:t xml:space="preserve"> </w:t>
      </w:r>
      <w:r w:rsidR="00935FF0" w:rsidRPr="002A3B2A">
        <w:rPr>
          <w:rFonts w:ascii="Times New Roman" w:hAnsi="Times New Roman" w:cs="Times New Roman"/>
          <w:lang w:val="en-GB"/>
        </w:rPr>
        <w:t xml:space="preserve">cm </w:t>
      </w:r>
      <w:r w:rsidR="003E6F95" w:rsidRPr="002A3B2A">
        <w:rPr>
          <w:rFonts w:ascii="Times New Roman" w:hAnsi="Times New Roman" w:cs="Times New Roman"/>
          <w:lang w:val="en-GB"/>
        </w:rPr>
        <w:t xml:space="preserve">SD, </w:t>
      </w:r>
      <w:r w:rsidR="003E6F95" w:rsidRPr="00662E15">
        <w:rPr>
          <w:rFonts w:ascii="Times New Roman" w:hAnsi="Times New Roman" w:cs="Times New Roman"/>
          <w:lang w:val="en-GB"/>
        </w:rPr>
        <w:t xml:space="preserve">Fig. </w:t>
      </w:r>
      <w:r w:rsidR="00662E15" w:rsidRPr="00662E15">
        <w:rPr>
          <w:rFonts w:ascii="Times New Roman" w:hAnsi="Times New Roman" w:cs="Times New Roman"/>
          <w:lang w:val="en-GB"/>
        </w:rPr>
        <w:t>3</w:t>
      </w:r>
      <w:r w:rsidR="003E6F95" w:rsidRPr="00662E15">
        <w:rPr>
          <w:rFonts w:ascii="Times New Roman" w:hAnsi="Times New Roman" w:cs="Times New Roman"/>
          <w:lang w:val="en-GB"/>
        </w:rPr>
        <w:t>b</w:t>
      </w:r>
      <w:r w:rsidR="003E6F95" w:rsidRPr="002A3B2A">
        <w:rPr>
          <w:rFonts w:ascii="Times New Roman" w:hAnsi="Times New Roman" w:cs="Times New Roman"/>
          <w:lang w:val="en-GB"/>
        </w:rPr>
        <w:t xml:space="preserve">), which translated into an average egg volume of </w:t>
      </w:r>
      <w:r w:rsidR="00935FF0" w:rsidRPr="002A3B2A">
        <w:rPr>
          <w:rFonts w:ascii="Times New Roman" w:hAnsi="Times New Roman" w:cs="Times New Roman"/>
          <w:lang w:val="en-GB"/>
        </w:rPr>
        <w:t>7.58 cm</w:t>
      </w:r>
      <w:r w:rsidR="00935FF0" w:rsidRPr="002A3B2A">
        <w:rPr>
          <w:rFonts w:ascii="Times New Roman" w:hAnsi="Times New Roman" w:cs="Times New Roman"/>
          <w:vertAlign w:val="superscript"/>
          <w:lang w:val="en-GB"/>
        </w:rPr>
        <w:t>3</w:t>
      </w:r>
      <w:r w:rsidR="003E6F95" w:rsidRPr="002A3B2A">
        <w:rPr>
          <w:rFonts w:ascii="Times New Roman" w:hAnsi="Times New Roman" w:cs="Times New Roman"/>
          <w:lang w:val="en-GB"/>
        </w:rPr>
        <w:t xml:space="preserve"> (</w:t>
      </w:r>
      <w:r w:rsidR="003E6F95" w:rsidRPr="002A3B2A">
        <w:rPr>
          <w:rFonts w:ascii="Times New Roman" w:hAnsi="Times New Roman" w:cs="Times New Roman"/>
          <w:iCs/>
          <w:lang w:val="en-GB"/>
        </w:rPr>
        <w:t xml:space="preserve">± </w:t>
      </w:r>
      <w:r w:rsidR="00935FF0" w:rsidRPr="002A3B2A">
        <w:rPr>
          <w:rFonts w:ascii="Times New Roman" w:hAnsi="Times New Roman" w:cs="Times New Roman"/>
          <w:iCs/>
          <w:lang w:val="en-GB"/>
        </w:rPr>
        <w:t>0.46 cm</w:t>
      </w:r>
      <w:r w:rsidR="00935FF0" w:rsidRPr="002A3B2A">
        <w:rPr>
          <w:rFonts w:ascii="Times New Roman" w:hAnsi="Times New Roman" w:cs="Times New Roman"/>
          <w:iCs/>
          <w:vertAlign w:val="superscript"/>
          <w:lang w:val="en-GB"/>
        </w:rPr>
        <w:t>3</w:t>
      </w:r>
      <w:r w:rsidR="003E6F95" w:rsidRPr="002A3B2A">
        <w:rPr>
          <w:rFonts w:ascii="Times New Roman" w:hAnsi="Times New Roman" w:cs="Times New Roman"/>
          <w:iCs/>
          <w:lang w:val="en-GB"/>
        </w:rPr>
        <w:t xml:space="preserve"> </w:t>
      </w:r>
      <w:r w:rsidR="003E6F95" w:rsidRPr="002A3B2A">
        <w:rPr>
          <w:rFonts w:ascii="Times New Roman" w:hAnsi="Times New Roman" w:cs="Times New Roman"/>
          <w:lang w:val="en-GB"/>
        </w:rPr>
        <w:t>SD).</w:t>
      </w:r>
      <w:commentRangeEnd w:id="165"/>
      <w:r w:rsidR="00655C58">
        <w:rPr>
          <w:rStyle w:val="CommentReference"/>
          <w:rFonts w:ascii="Times New Roman" w:eastAsia="Times New Roman" w:hAnsi="Times New Roman" w:cs="Times New Roman"/>
        </w:rPr>
        <w:commentReference w:id="165"/>
      </w:r>
      <w:r w:rsidR="003E6F95" w:rsidRPr="002A3B2A">
        <w:rPr>
          <w:rFonts w:ascii="Times New Roman" w:hAnsi="Times New Roman" w:cs="Times New Roman"/>
          <w:lang w:val="en-GB"/>
        </w:rPr>
        <w:t xml:space="preserve"> </w:t>
      </w:r>
      <w:commentRangeStart w:id="166"/>
      <w:r w:rsidR="003E6F95" w:rsidRPr="00E414F3">
        <w:rPr>
          <w:rFonts w:ascii="Times New Roman" w:hAnsi="Times New Roman" w:cs="Times New Roman"/>
          <w:highlight w:val="yellow"/>
          <w:lang w:val="en-GB"/>
          <w:rPrChange w:id="167" w:author="Clemens" w:date="2021-05-05T13:34:00Z">
            <w:rPr>
              <w:rFonts w:ascii="Times New Roman" w:hAnsi="Times New Roman" w:cs="Times New Roman"/>
              <w:lang w:val="en-GB"/>
            </w:rPr>
          </w:rPrChange>
        </w:rPr>
        <w:t>The a</w:t>
      </w:r>
      <w:commentRangeEnd w:id="166"/>
      <w:r w:rsidR="00E414F3">
        <w:rPr>
          <w:rStyle w:val="CommentReference"/>
          <w:rFonts w:ascii="Times New Roman" w:eastAsia="Times New Roman" w:hAnsi="Times New Roman" w:cs="Times New Roman"/>
        </w:rPr>
        <w:commentReference w:id="166"/>
      </w:r>
      <w:r w:rsidR="003E6F95" w:rsidRPr="00E414F3">
        <w:rPr>
          <w:rFonts w:ascii="Times New Roman" w:hAnsi="Times New Roman" w:cs="Times New Roman"/>
          <w:highlight w:val="yellow"/>
          <w:lang w:val="en-GB"/>
          <w:rPrChange w:id="168" w:author="Clemens" w:date="2021-05-05T13:34:00Z">
            <w:rPr>
              <w:rFonts w:ascii="Times New Roman" w:hAnsi="Times New Roman" w:cs="Times New Roman"/>
              <w:lang w:val="en-GB"/>
            </w:rPr>
          </w:rPrChange>
        </w:rPr>
        <w:t>verage egg volume of a clutch strongly predicted the average hatch weight of the subsequent brood (</w:t>
      </w:r>
      <w:r w:rsidR="007A3914" w:rsidRPr="00E414F3">
        <w:rPr>
          <w:rFonts w:ascii="Times New Roman" w:hAnsi="Times New Roman" w:cs="Times New Roman"/>
          <w:i/>
          <w:iCs/>
          <w:highlight w:val="yellow"/>
          <w:rPrChange w:id="169" w:author="Clemens" w:date="2021-05-05T13:34:00Z">
            <w:rPr>
              <w:rFonts w:ascii="Times New Roman" w:hAnsi="Times New Roman" w:cs="Times New Roman"/>
              <w:i/>
              <w:iCs/>
            </w:rPr>
          </w:rPrChange>
        </w:rPr>
        <w:t>β</w:t>
      </w:r>
      <w:r w:rsidR="00F8190B" w:rsidRPr="00E414F3">
        <w:rPr>
          <w:rFonts w:ascii="Times New Roman" w:hAnsi="Times New Roman" w:cs="Times New Roman"/>
          <w:highlight w:val="yellow"/>
          <w:lang w:val="en-GB"/>
          <w:rPrChange w:id="170" w:author="Clemens" w:date="2021-05-05T13:34:00Z">
            <w:rPr>
              <w:rFonts w:ascii="Times New Roman" w:hAnsi="Times New Roman" w:cs="Times New Roman"/>
              <w:lang w:val="en-GB"/>
            </w:rPr>
          </w:rPrChange>
        </w:rPr>
        <w:t xml:space="preserve"> </w:t>
      </w:r>
      <w:r w:rsidR="00166DE5" w:rsidRPr="00E414F3">
        <w:rPr>
          <w:rFonts w:ascii="Times New Roman" w:hAnsi="Times New Roman" w:cs="Times New Roman"/>
          <w:highlight w:val="yellow"/>
          <w:lang w:val="en-GB"/>
          <w:rPrChange w:id="171" w:author="Clemens" w:date="2021-05-05T13:34:00Z">
            <w:rPr>
              <w:rFonts w:ascii="Times New Roman" w:hAnsi="Times New Roman" w:cs="Times New Roman"/>
              <w:lang w:val="en-GB"/>
            </w:rPr>
          </w:rPrChange>
        </w:rPr>
        <w:t>[</w:t>
      </w:r>
      <w:r w:rsidR="00F8190B" w:rsidRPr="00E414F3">
        <w:rPr>
          <w:rFonts w:ascii="Times New Roman" w:hAnsi="Times New Roman" w:cs="Times New Roman"/>
          <w:highlight w:val="yellow"/>
          <w:lang w:val="en-GB"/>
          <w:rPrChange w:id="172" w:author="Clemens" w:date="2021-05-05T13:34:00Z">
            <w:rPr>
              <w:rFonts w:ascii="Times New Roman" w:hAnsi="Times New Roman" w:cs="Times New Roman"/>
              <w:lang w:val="en-GB"/>
            </w:rPr>
          </w:rPrChange>
        </w:rPr>
        <w:t>95% C</w:t>
      </w:r>
      <w:r w:rsidR="00166DE5" w:rsidRPr="00E414F3">
        <w:rPr>
          <w:rFonts w:ascii="Times New Roman" w:hAnsi="Times New Roman" w:cs="Times New Roman"/>
          <w:highlight w:val="yellow"/>
          <w:lang w:val="en-GB"/>
          <w:rPrChange w:id="173" w:author="Clemens" w:date="2021-05-05T13:34:00Z">
            <w:rPr>
              <w:rFonts w:ascii="Times New Roman" w:hAnsi="Times New Roman" w:cs="Times New Roman"/>
              <w:lang w:val="en-GB"/>
            </w:rPr>
          </w:rPrChange>
        </w:rPr>
        <w:t>I</w:t>
      </w:r>
      <w:r w:rsidR="00CE6929" w:rsidRPr="00E414F3">
        <w:rPr>
          <w:rFonts w:ascii="Times New Roman" w:hAnsi="Times New Roman" w:cs="Times New Roman"/>
          <w:highlight w:val="yellow"/>
          <w:lang w:val="en-GB"/>
          <w:rPrChange w:id="174" w:author="Clemens" w:date="2021-05-05T13:34:00Z">
            <w:rPr>
              <w:rFonts w:ascii="Times New Roman" w:hAnsi="Times New Roman" w:cs="Times New Roman"/>
              <w:lang w:val="en-GB"/>
            </w:rPr>
          </w:rPrChange>
        </w:rPr>
        <w:t>s</w:t>
      </w:r>
      <w:r w:rsidR="00166DE5" w:rsidRPr="00E414F3">
        <w:rPr>
          <w:rFonts w:ascii="Times New Roman" w:hAnsi="Times New Roman" w:cs="Times New Roman"/>
          <w:highlight w:val="yellow"/>
          <w:lang w:val="en-GB"/>
          <w:rPrChange w:id="175" w:author="Clemens" w:date="2021-05-05T13:34:00Z">
            <w:rPr>
              <w:rFonts w:ascii="Times New Roman" w:hAnsi="Times New Roman" w:cs="Times New Roman"/>
              <w:lang w:val="en-GB"/>
            </w:rPr>
          </w:rPrChange>
        </w:rPr>
        <w:t>]</w:t>
      </w:r>
      <w:r w:rsidR="00CE6929" w:rsidRPr="00E414F3">
        <w:rPr>
          <w:rFonts w:ascii="Times New Roman" w:hAnsi="Times New Roman" w:cs="Times New Roman"/>
          <w:highlight w:val="yellow"/>
          <w:lang w:val="en-GB"/>
          <w:rPrChange w:id="176" w:author="Clemens" w:date="2021-05-05T13:34:00Z">
            <w:rPr>
              <w:rFonts w:ascii="Times New Roman" w:hAnsi="Times New Roman" w:cs="Times New Roman"/>
              <w:lang w:val="en-GB"/>
            </w:rPr>
          </w:rPrChange>
        </w:rPr>
        <w:t>: 0.6</w:t>
      </w:r>
      <w:r w:rsidR="00166DE5" w:rsidRPr="00E414F3">
        <w:rPr>
          <w:rFonts w:ascii="Times New Roman" w:hAnsi="Times New Roman" w:cs="Times New Roman"/>
          <w:highlight w:val="yellow"/>
          <w:lang w:val="en-GB"/>
          <w:rPrChange w:id="177" w:author="Clemens" w:date="2021-05-05T13:34:00Z">
            <w:rPr>
              <w:rFonts w:ascii="Times New Roman" w:hAnsi="Times New Roman" w:cs="Times New Roman"/>
              <w:lang w:val="en-GB"/>
            </w:rPr>
          </w:rPrChange>
        </w:rPr>
        <w:t>28</w:t>
      </w:r>
      <w:r w:rsidR="00CE6929" w:rsidRPr="00E414F3">
        <w:rPr>
          <w:rFonts w:ascii="Times New Roman" w:hAnsi="Times New Roman" w:cs="Times New Roman"/>
          <w:highlight w:val="yellow"/>
          <w:lang w:val="en-GB"/>
          <w:rPrChange w:id="178" w:author="Clemens" w:date="2021-05-05T13:34:00Z">
            <w:rPr>
              <w:rFonts w:ascii="Times New Roman" w:hAnsi="Times New Roman" w:cs="Times New Roman"/>
              <w:lang w:val="en-GB"/>
            </w:rPr>
          </w:rPrChange>
        </w:rPr>
        <w:t xml:space="preserve"> </w:t>
      </w:r>
      <w:r w:rsidR="00166DE5" w:rsidRPr="00E414F3">
        <w:rPr>
          <w:rFonts w:ascii="Times New Roman" w:hAnsi="Times New Roman" w:cs="Times New Roman"/>
          <w:highlight w:val="yellow"/>
          <w:lang w:val="en-GB"/>
          <w:rPrChange w:id="179" w:author="Clemens" w:date="2021-05-05T13:34:00Z">
            <w:rPr>
              <w:rFonts w:ascii="Times New Roman" w:hAnsi="Times New Roman" w:cs="Times New Roman"/>
              <w:lang w:val="en-GB"/>
            </w:rPr>
          </w:rPrChange>
        </w:rPr>
        <w:t>[</w:t>
      </w:r>
      <w:r w:rsidR="00CE6929" w:rsidRPr="00E414F3">
        <w:rPr>
          <w:rFonts w:ascii="Times New Roman" w:hAnsi="Times New Roman" w:cs="Times New Roman"/>
          <w:highlight w:val="yellow"/>
          <w:lang w:val="en-GB"/>
          <w:rPrChange w:id="180" w:author="Clemens" w:date="2021-05-05T13:34:00Z">
            <w:rPr>
              <w:rFonts w:ascii="Times New Roman" w:hAnsi="Times New Roman" w:cs="Times New Roman"/>
              <w:lang w:val="en-GB"/>
            </w:rPr>
          </w:rPrChange>
        </w:rPr>
        <w:t>0.5</w:t>
      </w:r>
      <w:r w:rsidR="006015CC" w:rsidRPr="00E414F3">
        <w:rPr>
          <w:rFonts w:ascii="Times New Roman" w:hAnsi="Times New Roman" w:cs="Times New Roman"/>
          <w:highlight w:val="yellow"/>
          <w:lang w:val="en-GB"/>
          <w:rPrChange w:id="181" w:author="Clemens" w:date="2021-05-05T13:34:00Z">
            <w:rPr>
              <w:rFonts w:ascii="Times New Roman" w:hAnsi="Times New Roman" w:cs="Times New Roman"/>
              <w:lang w:val="en-GB"/>
            </w:rPr>
          </w:rPrChange>
        </w:rPr>
        <w:t>5</w:t>
      </w:r>
      <w:r w:rsidR="00166DE5" w:rsidRPr="00E414F3">
        <w:rPr>
          <w:rFonts w:ascii="Times New Roman" w:hAnsi="Times New Roman" w:cs="Times New Roman"/>
          <w:highlight w:val="yellow"/>
          <w:lang w:val="en-GB"/>
          <w:rPrChange w:id="182" w:author="Clemens" w:date="2021-05-05T13:34:00Z">
            <w:rPr>
              <w:rFonts w:ascii="Times New Roman" w:hAnsi="Times New Roman" w:cs="Times New Roman"/>
              <w:lang w:val="en-GB"/>
            </w:rPr>
          </w:rPrChange>
        </w:rPr>
        <w:t>2</w:t>
      </w:r>
      <w:r w:rsidR="00CE6929" w:rsidRPr="00E414F3">
        <w:rPr>
          <w:rFonts w:ascii="Times New Roman" w:hAnsi="Times New Roman" w:cs="Times New Roman"/>
          <w:highlight w:val="yellow"/>
          <w:lang w:val="en-GB"/>
          <w:rPrChange w:id="183" w:author="Clemens" w:date="2021-05-05T13:34:00Z">
            <w:rPr>
              <w:rFonts w:ascii="Times New Roman" w:hAnsi="Times New Roman" w:cs="Times New Roman"/>
              <w:lang w:val="en-GB"/>
            </w:rPr>
          </w:rPrChange>
        </w:rPr>
        <w:t>–0.</w:t>
      </w:r>
      <w:r w:rsidR="00166DE5" w:rsidRPr="00E414F3">
        <w:rPr>
          <w:rFonts w:ascii="Times New Roman" w:hAnsi="Times New Roman" w:cs="Times New Roman"/>
          <w:highlight w:val="yellow"/>
          <w:lang w:val="en-GB"/>
          <w:rPrChange w:id="184" w:author="Clemens" w:date="2021-05-05T13:34:00Z">
            <w:rPr>
              <w:rFonts w:ascii="Times New Roman" w:hAnsi="Times New Roman" w:cs="Times New Roman"/>
              <w:lang w:val="en-GB"/>
            </w:rPr>
          </w:rPrChange>
        </w:rPr>
        <w:t>704]</w:t>
      </w:r>
      <w:r w:rsidR="00CE6929" w:rsidRPr="00E414F3">
        <w:rPr>
          <w:rFonts w:ascii="Times New Roman" w:hAnsi="Times New Roman" w:cs="Times New Roman"/>
          <w:highlight w:val="yellow"/>
          <w:lang w:val="en-GB"/>
          <w:rPrChange w:id="185" w:author="Clemens" w:date="2021-05-05T13:34:00Z">
            <w:rPr>
              <w:rFonts w:ascii="Times New Roman" w:hAnsi="Times New Roman" w:cs="Times New Roman"/>
              <w:lang w:val="en-GB"/>
            </w:rPr>
          </w:rPrChange>
        </w:rPr>
        <w:t>;</w:t>
      </w:r>
      <w:r w:rsidR="003E6F95" w:rsidRPr="00E414F3">
        <w:rPr>
          <w:rFonts w:ascii="Times New Roman" w:hAnsi="Times New Roman" w:cs="Times New Roman"/>
          <w:highlight w:val="yellow"/>
          <w:lang w:val="en-GB"/>
          <w:rPrChange w:id="186" w:author="Clemens" w:date="2021-05-05T13:34:00Z">
            <w:rPr>
              <w:rFonts w:ascii="Times New Roman" w:hAnsi="Times New Roman" w:cs="Times New Roman"/>
              <w:lang w:val="en-GB"/>
            </w:rPr>
          </w:rPrChange>
        </w:rPr>
        <w:t xml:space="preserve"> </w:t>
      </w:r>
      <w:r w:rsidR="00CE6929" w:rsidRPr="00E414F3">
        <w:rPr>
          <w:rFonts w:ascii="Times New Roman" w:hAnsi="Times New Roman" w:cs="Times New Roman"/>
          <w:highlight w:val="yellow"/>
          <w:lang w:val="en-GB"/>
          <w:rPrChange w:id="187" w:author="Clemens" w:date="2021-05-05T13:34:00Z">
            <w:rPr>
              <w:rFonts w:ascii="Times New Roman" w:hAnsi="Times New Roman" w:cs="Times New Roman"/>
              <w:lang w:val="en-GB"/>
            </w:rPr>
          </w:rPrChange>
        </w:rPr>
        <w:t>R</w:t>
      </w:r>
      <w:r w:rsidR="00CE6929" w:rsidRPr="00E414F3">
        <w:rPr>
          <w:rFonts w:ascii="Times New Roman" w:hAnsi="Times New Roman" w:cs="Times New Roman"/>
          <w:highlight w:val="yellow"/>
          <w:vertAlign w:val="superscript"/>
          <w:lang w:val="en-GB"/>
          <w:rPrChange w:id="188" w:author="Clemens" w:date="2021-05-05T13:34:00Z">
            <w:rPr>
              <w:rFonts w:ascii="Times New Roman" w:hAnsi="Times New Roman" w:cs="Times New Roman"/>
              <w:vertAlign w:val="superscript"/>
              <w:lang w:val="en-GB"/>
            </w:rPr>
          </w:rPrChange>
        </w:rPr>
        <w:t>2</w:t>
      </w:r>
      <w:r w:rsidR="00CE6929" w:rsidRPr="00E414F3">
        <w:rPr>
          <w:rFonts w:ascii="Times New Roman" w:hAnsi="Times New Roman" w:cs="Times New Roman"/>
          <w:i/>
          <w:iCs/>
          <w:highlight w:val="yellow"/>
          <w:vertAlign w:val="subscript"/>
          <w:lang w:val="en-GB"/>
          <w:rPrChange w:id="189" w:author="Clemens" w:date="2021-05-05T13:34:00Z">
            <w:rPr>
              <w:rFonts w:ascii="Times New Roman" w:hAnsi="Times New Roman" w:cs="Times New Roman"/>
              <w:i/>
              <w:iCs/>
              <w:vertAlign w:val="subscript"/>
              <w:lang w:val="en-GB"/>
            </w:rPr>
          </w:rPrChange>
        </w:rPr>
        <w:t>marginal</w:t>
      </w:r>
      <w:r w:rsidR="00CE6929" w:rsidRPr="00E414F3">
        <w:rPr>
          <w:rFonts w:ascii="Times New Roman" w:hAnsi="Times New Roman" w:cs="Times New Roman"/>
          <w:i/>
          <w:iCs/>
          <w:highlight w:val="yellow"/>
          <w:lang w:val="en-GB"/>
          <w:rPrChange w:id="190" w:author="Clemens" w:date="2021-05-05T13:34:00Z">
            <w:rPr>
              <w:rFonts w:ascii="Times New Roman" w:hAnsi="Times New Roman" w:cs="Times New Roman"/>
              <w:i/>
              <w:iCs/>
              <w:lang w:val="en-GB"/>
            </w:rPr>
          </w:rPrChange>
        </w:rPr>
        <w:t xml:space="preserve"> </w:t>
      </w:r>
      <w:r w:rsidR="00CE6929" w:rsidRPr="00E414F3">
        <w:rPr>
          <w:rFonts w:ascii="Times New Roman" w:hAnsi="Times New Roman" w:cs="Times New Roman"/>
          <w:highlight w:val="yellow"/>
          <w:lang w:val="en-GB"/>
          <w:rPrChange w:id="191" w:author="Clemens" w:date="2021-05-05T13:34:00Z">
            <w:rPr>
              <w:rFonts w:ascii="Times New Roman" w:hAnsi="Times New Roman" w:cs="Times New Roman"/>
              <w:lang w:val="en-GB"/>
            </w:rPr>
          </w:rPrChange>
        </w:rPr>
        <w:t>= 0.3</w:t>
      </w:r>
      <w:r w:rsidR="006015CC" w:rsidRPr="00E414F3">
        <w:rPr>
          <w:rFonts w:ascii="Times New Roman" w:hAnsi="Times New Roman" w:cs="Times New Roman"/>
          <w:highlight w:val="yellow"/>
          <w:lang w:val="en-GB"/>
          <w:rPrChange w:id="192" w:author="Clemens" w:date="2021-05-05T13:34:00Z">
            <w:rPr>
              <w:rFonts w:ascii="Times New Roman" w:hAnsi="Times New Roman" w:cs="Times New Roman"/>
              <w:lang w:val="en-GB"/>
            </w:rPr>
          </w:rPrChange>
        </w:rPr>
        <w:t>70</w:t>
      </w:r>
      <w:r w:rsidR="00166DE5" w:rsidRPr="00E414F3">
        <w:rPr>
          <w:rFonts w:ascii="Times New Roman" w:hAnsi="Times New Roman" w:cs="Times New Roman"/>
          <w:highlight w:val="yellow"/>
          <w:lang w:val="en-GB"/>
          <w:rPrChange w:id="193" w:author="Clemens" w:date="2021-05-05T13:34:00Z">
            <w:rPr>
              <w:rFonts w:ascii="Times New Roman" w:hAnsi="Times New Roman" w:cs="Times New Roman"/>
              <w:lang w:val="en-GB"/>
            </w:rPr>
          </w:rPrChange>
        </w:rPr>
        <w:t xml:space="preserve"> [</w:t>
      </w:r>
      <w:r w:rsidR="00CE6929" w:rsidRPr="00E414F3">
        <w:rPr>
          <w:rFonts w:ascii="Times New Roman" w:hAnsi="Times New Roman" w:cs="Times New Roman"/>
          <w:highlight w:val="yellow"/>
          <w:lang w:val="en-GB"/>
          <w:rPrChange w:id="194" w:author="Clemens" w:date="2021-05-05T13:34:00Z">
            <w:rPr>
              <w:rFonts w:ascii="Times New Roman" w:hAnsi="Times New Roman" w:cs="Times New Roman"/>
              <w:lang w:val="en-GB"/>
            </w:rPr>
          </w:rPrChange>
        </w:rPr>
        <w:t>0.31</w:t>
      </w:r>
      <w:r w:rsidR="00166DE5" w:rsidRPr="00E414F3">
        <w:rPr>
          <w:rFonts w:ascii="Times New Roman" w:hAnsi="Times New Roman" w:cs="Times New Roman"/>
          <w:highlight w:val="yellow"/>
          <w:lang w:val="en-GB"/>
          <w:rPrChange w:id="195" w:author="Clemens" w:date="2021-05-05T13:34:00Z">
            <w:rPr>
              <w:rFonts w:ascii="Times New Roman" w:hAnsi="Times New Roman" w:cs="Times New Roman"/>
              <w:lang w:val="en-GB"/>
            </w:rPr>
          </w:rPrChange>
        </w:rPr>
        <w:t>0</w:t>
      </w:r>
      <w:r w:rsidR="00CE6929" w:rsidRPr="00E414F3">
        <w:rPr>
          <w:rFonts w:ascii="Times New Roman" w:hAnsi="Times New Roman" w:cs="Times New Roman"/>
          <w:highlight w:val="yellow"/>
          <w:lang w:val="en-GB"/>
          <w:rPrChange w:id="196" w:author="Clemens" w:date="2021-05-05T13:34:00Z">
            <w:rPr>
              <w:rFonts w:ascii="Times New Roman" w:hAnsi="Times New Roman" w:cs="Times New Roman"/>
              <w:lang w:val="en-GB"/>
            </w:rPr>
          </w:rPrChange>
        </w:rPr>
        <w:t>–0.43</w:t>
      </w:r>
      <w:r w:rsidR="006015CC" w:rsidRPr="00E414F3">
        <w:rPr>
          <w:rFonts w:ascii="Times New Roman" w:hAnsi="Times New Roman" w:cs="Times New Roman"/>
          <w:highlight w:val="yellow"/>
          <w:lang w:val="en-GB"/>
          <w:rPrChange w:id="197" w:author="Clemens" w:date="2021-05-05T13:34:00Z">
            <w:rPr>
              <w:rFonts w:ascii="Times New Roman" w:hAnsi="Times New Roman" w:cs="Times New Roman"/>
              <w:lang w:val="en-GB"/>
            </w:rPr>
          </w:rPrChange>
        </w:rPr>
        <w:t>6</w:t>
      </w:r>
      <w:r w:rsidR="00166DE5" w:rsidRPr="00E414F3">
        <w:rPr>
          <w:rFonts w:ascii="Times New Roman" w:hAnsi="Times New Roman" w:cs="Times New Roman"/>
          <w:highlight w:val="yellow"/>
          <w:lang w:val="en-GB"/>
          <w:rPrChange w:id="198" w:author="Clemens" w:date="2021-05-05T13:34:00Z">
            <w:rPr>
              <w:rFonts w:ascii="Times New Roman" w:hAnsi="Times New Roman" w:cs="Times New Roman"/>
              <w:lang w:val="en-GB"/>
            </w:rPr>
          </w:rPrChange>
        </w:rPr>
        <w:t>]</w:t>
      </w:r>
      <w:r w:rsidR="00CE6929" w:rsidRPr="00E414F3">
        <w:rPr>
          <w:rFonts w:ascii="Times New Roman" w:hAnsi="Times New Roman" w:cs="Times New Roman"/>
          <w:highlight w:val="yellow"/>
          <w:lang w:val="en-GB"/>
          <w:rPrChange w:id="199" w:author="Clemens" w:date="2021-05-05T13:34:00Z">
            <w:rPr>
              <w:rFonts w:ascii="Times New Roman" w:hAnsi="Times New Roman" w:cs="Times New Roman"/>
              <w:lang w:val="en-GB"/>
            </w:rPr>
          </w:rPrChange>
        </w:rPr>
        <w:t xml:space="preserve">; </w:t>
      </w:r>
      <w:r w:rsidR="003E6F95" w:rsidRPr="00E414F3">
        <w:rPr>
          <w:rFonts w:ascii="Times New Roman" w:hAnsi="Times New Roman" w:cs="Times New Roman"/>
          <w:highlight w:val="yellow"/>
          <w:lang w:val="en-GB"/>
          <w:rPrChange w:id="200" w:author="Clemens" w:date="2021-05-05T13:34:00Z">
            <w:rPr>
              <w:rFonts w:ascii="Times New Roman" w:hAnsi="Times New Roman" w:cs="Times New Roman"/>
              <w:lang w:val="en-GB"/>
            </w:rPr>
          </w:rPrChange>
        </w:rPr>
        <w:t>Fig</w:t>
      </w:r>
      <w:r w:rsidR="00703261" w:rsidRPr="00E414F3">
        <w:rPr>
          <w:rFonts w:ascii="Times New Roman" w:hAnsi="Times New Roman" w:cs="Times New Roman"/>
          <w:highlight w:val="yellow"/>
          <w:lang w:val="en-GB"/>
          <w:rPrChange w:id="201" w:author="Clemens" w:date="2021-05-05T13:34:00Z">
            <w:rPr>
              <w:rFonts w:ascii="Times New Roman" w:hAnsi="Times New Roman" w:cs="Times New Roman"/>
              <w:lang w:val="en-GB"/>
            </w:rPr>
          </w:rPrChange>
        </w:rPr>
        <w:t>s</w:t>
      </w:r>
      <w:r w:rsidR="003E6F95" w:rsidRPr="00E414F3">
        <w:rPr>
          <w:rFonts w:ascii="Times New Roman" w:hAnsi="Times New Roman" w:cs="Times New Roman"/>
          <w:highlight w:val="yellow"/>
          <w:lang w:val="en-GB"/>
          <w:rPrChange w:id="202" w:author="Clemens" w:date="2021-05-05T13:34:00Z">
            <w:rPr>
              <w:rFonts w:ascii="Times New Roman" w:hAnsi="Times New Roman" w:cs="Times New Roman"/>
              <w:lang w:val="en-GB"/>
            </w:rPr>
          </w:rPrChange>
        </w:rPr>
        <w:t xml:space="preserve">. </w:t>
      </w:r>
      <w:r w:rsidR="00662E15" w:rsidRPr="00E414F3">
        <w:rPr>
          <w:rFonts w:ascii="Times New Roman" w:hAnsi="Times New Roman" w:cs="Times New Roman"/>
          <w:highlight w:val="yellow"/>
          <w:lang w:val="en-GB"/>
          <w:rPrChange w:id="203" w:author="Clemens" w:date="2021-05-05T13:34:00Z">
            <w:rPr>
              <w:rFonts w:ascii="Times New Roman" w:hAnsi="Times New Roman" w:cs="Times New Roman"/>
              <w:lang w:val="en-GB"/>
            </w:rPr>
          </w:rPrChange>
        </w:rPr>
        <w:t>3</w:t>
      </w:r>
      <w:r w:rsidR="003E6F95" w:rsidRPr="00E414F3">
        <w:rPr>
          <w:rFonts w:ascii="Times New Roman" w:hAnsi="Times New Roman" w:cs="Times New Roman"/>
          <w:highlight w:val="yellow"/>
          <w:lang w:val="en-GB"/>
          <w:rPrChange w:id="204" w:author="Clemens" w:date="2021-05-05T13:34:00Z">
            <w:rPr>
              <w:rFonts w:ascii="Times New Roman" w:hAnsi="Times New Roman" w:cs="Times New Roman"/>
              <w:lang w:val="en-GB"/>
            </w:rPr>
          </w:rPrChange>
        </w:rPr>
        <w:t>c</w:t>
      </w:r>
      <w:r w:rsidR="00703261" w:rsidRPr="00E414F3">
        <w:rPr>
          <w:rFonts w:ascii="Times New Roman" w:hAnsi="Times New Roman" w:cs="Times New Roman"/>
          <w:highlight w:val="yellow"/>
          <w:lang w:val="en-GB"/>
          <w:rPrChange w:id="205" w:author="Clemens" w:date="2021-05-05T13:34:00Z">
            <w:rPr>
              <w:rFonts w:ascii="Times New Roman" w:hAnsi="Times New Roman" w:cs="Times New Roman"/>
              <w:lang w:val="en-GB"/>
            </w:rPr>
          </w:rPrChange>
        </w:rPr>
        <w:t xml:space="preserve"> and S2</w:t>
      </w:r>
      <w:r w:rsidR="00CE6929" w:rsidRPr="00E414F3">
        <w:rPr>
          <w:rFonts w:ascii="Times New Roman" w:hAnsi="Times New Roman" w:cs="Times New Roman"/>
          <w:highlight w:val="yellow"/>
          <w:lang w:val="en-GB"/>
          <w:rPrChange w:id="206" w:author="Clemens" w:date="2021-05-05T13:34:00Z">
            <w:rPr>
              <w:rFonts w:ascii="Times New Roman" w:hAnsi="Times New Roman" w:cs="Times New Roman"/>
              <w:lang w:val="en-GB"/>
            </w:rPr>
          </w:rPrChange>
        </w:rPr>
        <w:t>, Table S</w:t>
      </w:r>
      <w:r w:rsidR="00703261" w:rsidRPr="00E414F3">
        <w:rPr>
          <w:rFonts w:ascii="Times New Roman" w:hAnsi="Times New Roman" w:cs="Times New Roman"/>
          <w:highlight w:val="yellow"/>
          <w:lang w:val="en-GB"/>
          <w:rPrChange w:id="207" w:author="Clemens" w:date="2021-05-05T13:34:00Z">
            <w:rPr>
              <w:rFonts w:ascii="Times New Roman" w:hAnsi="Times New Roman" w:cs="Times New Roman"/>
              <w:lang w:val="en-GB"/>
            </w:rPr>
          </w:rPrChange>
        </w:rPr>
        <w:t>2</w:t>
      </w:r>
      <w:r w:rsidR="003E6F95" w:rsidRPr="00E414F3">
        <w:rPr>
          <w:rFonts w:ascii="Times New Roman" w:hAnsi="Times New Roman" w:cs="Times New Roman"/>
          <w:highlight w:val="yellow"/>
          <w:lang w:val="en-GB"/>
          <w:rPrChange w:id="208" w:author="Clemens" w:date="2021-05-05T13:34:00Z">
            <w:rPr>
              <w:rFonts w:ascii="Times New Roman" w:hAnsi="Times New Roman" w:cs="Times New Roman"/>
              <w:lang w:val="en-GB"/>
            </w:rPr>
          </w:rPrChange>
        </w:rPr>
        <w:t>).</w:t>
      </w:r>
      <w:r w:rsidR="003E6F95" w:rsidRPr="002A3B2A">
        <w:rPr>
          <w:rFonts w:ascii="Times New Roman" w:hAnsi="Times New Roman" w:cs="Times New Roman"/>
          <w:lang w:val="en-GB"/>
        </w:rPr>
        <w:t xml:space="preserve"> </w:t>
      </w:r>
      <w:r w:rsidR="00D64310">
        <w:rPr>
          <w:rFonts w:ascii="Times New Roman" w:hAnsi="Times New Roman" w:cs="Times New Roman"/>
          <w:lang w:val="en-GB"/>
        </w:rPr>
        <w:t>Based</w:t>
      </w:r>
      <w:r w:rsidRPr="002A3B2A">
        <w:rPr>
          <w:rFonts w:ascii="Times New Roman" w:hAnsi="Times New Roman" w:cs="Times New Roman"/>
          <w:lang w:val="en-GB"/>
        </w:rPr>
        <w:t xml:space="preserve"> on </w:t>
      </w:r>
      <w:proofErr w:type="spellStart"/>
      <w:r w:rsidRPr="002A3B2A">
        <w:rPr>
          <w:rFonts w:ascii="Times New Roman" w:hAnsi="Times New Roman" w:cs="Times New Roman"/>
          <w:lang w:val="en-GB"/>
        </w:rPr>
        <w:t>BaSTA’s</w:t>
      </w:r>
      <w:proofErr w:type="spellEnd"/>
      <w:r w:rsidRPr="002A3B2A">
        <w:rPr>
          <w:rFonts w:ascii="Times New Roman" w:hAnsi="Times New Roman" w:cs="Times New Roman"/>
          <w:lang w:val="en-GB"/>
        </w:rPr>
        <w:t xml:space="preserve"> estimated birth year, </w:t>
      </w:r>
      <w:r w:rsidR="005A5D62" w:rsidRPr="002A3B2A">
        <w:rPr>
          <w:rFonts w:ascii="Times New Roman" w:hAnsi="Times New Roman" w:cs="Times New Roman"/>
          <w:lang w:val="en-GB"/>
        </w:rPr>
        <w:t>184</w:t>
      </w:r>
      <w:r w:rsidRPr="002A3B2A">
        <w:rPr>
          <w:rFonts w:ascii="Times New Roman" w:hAnsi="Times New Roman" w:cs="Times New Roman"/>
          <w:lang w:val="en-GB"/>
        </w:rPr>
        <w:t xml:space="preserve"> of the </w:t>
      </w:r>
      <w:r w:rsidR="00BB4346" w:rsidRPr="002A3B2A">
        <w:rPr>
          <w:rFonts w:ascii="Times New Roman" w:hAnsi="Times New Roman" w:cs="Times New Roman"/>
          <w:lang w:val="en-GB"/>
        </w:rPr>
        <w:t>382</w:t>
      </w:r>
      <w:r w:rsidRPr="002A3B2A">
        <w:rPr>
          <w:rFonts w:ascii="Times New Roman" w:hAnsi="Times New Roman" w:cs="Times New Roman"/>
          <w:lang w:val="en-GB"/>
        </w:rPr>
        <w:t xml:space="preserve"> unknown-age females in our sample were first observed nesting at age 1 (</w:t>
      </w:r>
      <w:r w:rsidR="00BB4346" w:rsidRPr="002A3B2A">
        <w:rPr>
          <w:rFonts w:ascii="Times New Roman" w:hAnsi="Times New Roman" w:cs="Times New Roman"/>
          <w:lang w:val="en-GB"/>
        </w:rPr>
        <w:t>48.1</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120</w:t>
      </w:r>
      <w:r w:rsidRPr="002A3B2A">
        <w:rPr>
          <w:rFonts w:ascii="Times New Roman" w:hAnsi="Times New Roman" w:cs="Times New Roman"/>
          <w:lang w:val="en-GB"/>
        </w:rPr>
        <w:t xml:space="preserve"> at age two (</w:t>
      </w:r>
      <w:r w:rsidR="00BB4346" w:rsidRPr="002A3B2A">
        <w:rPr>
          <w:rFonts w:ascii="Times New Roman" w:hAnsi="Times New Roman" w:cs="Times New Roman"/>
          <w:lang w:val="en-GB"/>
        </w:rPr>
        <w:t>31.4</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72</w:t>
      </w:r>
      <w:r w:rsidRPr="002A3B2A">
        <w:rPr>
          <w:rFonts w:ascii="Times New Roman" w:hAnsi="Times New Roman" w:cs="Times New Roman"/>
          <w:lang w:val="en-GB"/>
        </w:rPr>
        <w:t xml:space="preserve"> at age three (</w:t>
      </w:r>
      <w:r w:rsidR="00BB4346" w:rsidRPr="002A3B2A">
        <w:rPr>
          <w:rFonts w:ascii="Times New Roman" w:hAnsi="Times New Roman" w:cs="Times New Roman"/>
          <w:lang w:val="en-GB"/>
        </w:rPr>
        <w:t>18.8</w:t>
      </w:r>
      <w:r w:rsidRPr="002A3B2A">
        <w:rPr>
          <w:rFonts w:ascii="Times New Roman" w:hAnsi="Times New Roman" w:cs="Times New Roman"/>
          <w:lang w:val="en-GB"/>
        </w:rPr>
        <w:t>%)</w:t>
      </w:r>
      <w:r w:rsidR="00BB4346" w:rsidRPr="002A3B2A">
        <w:rPr>
          <w:rFonts w:ascii="Times New Roman" w:hAnsi="Times New Roman" w:cs="Times New Roman"/>
          <w:lang w:val="en-GB"/>
        </w:rPr>
        <w:t>, five at age 4 (1.3%), and one at age 5 (0.3%)</w:t>
      </w:r>
      <w:r w:rsidRPr="002A3B2A">
        <w:rPr>
          <w:rFonts w:ascii="Times New Roman" w:hAnsi="Times New Roman" w:cs="Times New Roman"/>
          <w:lang w:val="en-GB"/>
        </w:rPr>
        <w:t xml:space="preserve">. </w:t>
      </w:r>
      <w:commentRangeStart w:id="209"/>
      <w:r w:rsidRPr="002A3B2A">
        <w:rPr>
          <w:rFonts w:ascii="Times New Roman" w:hAnsi="Times New Roman" w:cs="Times New Roman"/>
          <w:lang w:val="en-GB"/>
        </w:rPr>
        <w:t xml:space="preserve">Of the </w:t>
      </w:r>
      <w:r w:rsidR="00BB4346" w:rsidRPr="002A3B2A">
        <w:rPr>
          <w:rFonts w:ascii="Times New Roman" w:hAnsi="Times New Roman" w:cs="Times New Roman"/>
          <w:lang w:val="en-GB"/>
        </w:rPr>
        <w:t>42</w:t>
      </w:r>
      <w:r w:rsidRPr="002A3B2A">
        <w:rPr>
          <w:rFonts w:ascii="Times New Roman" w:hAnsi="Times New Roman" w:cs="Times New Roman"/>
          <w:lang w:val="en-GB"/>
        </w:rPr>
        <w:t xml:space="preserve"> locally hatched females</w:t>
      </w:r>
      <w:r w:rsidR="00BB4346" w:rsidRPr="002A3B2A">
        <w:rPr>
          <w:rFonts w:ascii="Times New Roman" w:hAnsi="Times New Roman" w:cs="Times New Roman"/>
          <w:lang w:val="en-GB"/>
        </w:rPr>
        <w:t xml:space="preserve"> in our sample</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29</w:t>
      </w:r>
      <w:r w:rsidRPr="002A3B2A">
        <w:rPr>
          <w:rFonts w:ascii="Times New Roman" w:hAnsi="Times New Roman" w:cs="Times New Roman"/>
          <w:lang w:val="en-GB"/>
        </w:rPr>
        <w:t xml:space="preserve"> first nested at age one (</w:t>
      </w:r>
      <w:r w:rsidR="00BB4346" w:rsidRPr="002A3B2A">
        <w:rPr>
          <w:rFonts w:ascii="Times New Roman" w:hAnsi="Times New Roman" w:cs="Times New Roman"/>
          <w:lang w:val="en-GB"/>
        </w:rPr>
        <w:t>67.4</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six</w:t>
      </w:r>
      <w:r w:rsidRPr="002A3B2A">
        <w:rPr>
          <w:rFonts w:ascii="Times New Roman" w:hAnsi="Times New Roman" w:cs="Times New Roman"/>
          <w:lang w:val="en-GB"/>
        </w:rPr>
        <w:t xml:space="preserve"> w</w:t>
      </w:r>
      <w:r w:rsidR="00BB4346" w:rsidRPr="002A3B2A">
        <w:rPr>
          <w:rFonts w:ascii="Times New Roman" w:hAnsi="Times New Roman" w:cs="Times New Roman"/>
          <w:lang w:val="en-GB"/>
        </w:rPr>
        <w:t>ere</w:t>
      </w:r>
      <w:r w:rsidRPr="002A3B2A">
        <w:rPr>
          <w:rFonts w:ascii="Times New Roman" w:hAnsi="Times New Roman" w:cs="Times New Roman"/>
          <w:lang w:val="en-GB"/>
        </w:rPr>
        <w:t xml:space="preserve"> first observed nesting at age two (</w:t>
      </w:r>
      <w:r w:rsidR="00BB4346" w:rsidRPr="002A3B2A">
        <w:rPr>
          <w:rFonts w:ascii="Times New Roman" w:hAnsi="Times New Roman" w:cs="Times New Roman"/>
          <w:lang w:val="en-GB"/>
        </w:rPr>
        <w:t>14.0</w:t>
      </w:r>
      <w:r w:rsidRPr="002A3B2A">
        <w:rPr>
          <w:rFonts w:ascii="Times New Roman" w:hAnsi="Times New Roman" w:cs="Times New Roman"/>
          <w:lang w:val="en-GB"/>
        </w:rPr>
        <w:t xml:space="preserve">%), </w:t>
      </w:r>
      <w:r w:rsidR="00BB4346" w:rsidRPr="002A3B2A">
        <w:rPr>
          <w:rFonts w:ascii="Times New Roman" w:hAnsi="Times New Roman" w:cs="Times New Roman"/>
          <w:lang w:val="en-GB"/>
        </w:rPr>
        <w:t xml:space="preserve">two at age 3 (4.7%), three at age 4 (7.0%), </w:t>
      </w:r>
      <w:r w:rsidR="007A3914" w:rsidRPr="002A3B2A">
        <w:rPr>
          <w:rFonts w:ascii="Times New Roman" w:hAnsi="Times New Roman" w:cs="Times New Roman"/>
          <w:lang w:val="en-GB"/>
        </w:rPr>
        <w:t>three</w:t>
      </w:r>
      <w:r w:rsidR="00BB4346" w:rsidRPr="002A3B2A">
        <w:rPr>
          <w:rFonts w:ascii="Times New Roman" w:hAnsi="Times New Roman" w:cs="Times New Roman"/>
          <w:lang w:val="en-GB"/>
        </w:rPr>
        <w:t xml:space="preserve"> at age</w:t>
      </w:r>
      <w:r w:rsidR="00D919E9" w:rsidRPr="002A3B2A">
        <w:rPr>
          <w:rFonts w:ascii="Times New Roman" w:hAnsi="Times New Roman" w:cs="Times New Roman"/>
          <w:lang w:val="en-GB"/>
        </w:rPr>
        <w:t>s</w:t>
      </w:r>
      <w:r w:rsidR="007A3914" w:rsidRPr="002A3B2A">
        <w:rPr>
          <w:rFonts w:ascii="Times New Roman" w:hAnsi="Times New Roman" w:cs="Times New Roman"/>
          <w:lang w:val="en-GB"/>
        </w:rPr>
        <w:t xml:space="preserve"> 5, 7, and 8, respectively </w:t>
      </w:r>
      <w:r w:rsidR="00BB4346" w:rsidRPr="002A3B2A">
        <w:rPr>
          <w:rFonts w:ascii="Times New Roman" w:hAnsi="Times New Roman" w:cs="Times New Roman"/>
          <w:lang w:val="en-GB"/>
        </w:rPr>
        <w:t>(</w:t>
      </w:r>
      <w:r w:rsidR="007A3914" w:rsidRPr="002A3B2A">
        <w:rPr>
          <w:rFonts w:ascii="Times New Roman" w:hAnsi="Times New Roman" w:cs="Times New Roman"/>
          <w:lang w:val="en-GB"/>
        </w:rPr>
        <w:t>6</w:t>
      </w:r>
      <w:r w:rsidR="00BB4346" w:rsidRPr="002A3B2A">
        <w:rPr>
          <w:rFonts w:ascii="Times New Roman" w:hAnsi="Times New Roman" w:cs="Times New Roman"/>
          <w:lang w:val="en-GB"/>
        </w:rPr>
        <w:t>.</w:t>
      </w:r>
      <w:r w:rsidR="007A3914" w:rsidRPr="002A3B2A">
        <w:rPr>
          <w:rFonts w:ascii="Times New Roman" w:hAnsi="Times New Roman" w:cs="Times New Roman"/>
          <w:lang w:val="en-GB"/>
        </w:rPr>
        <w:t>9</w:t>
      </w:r>
      <w:r w:rsidR="00BB4346" w:rsidRPr="002A3B2A">
        <w:rPr>
          <w:rFonts w:ascii="Times New Roman" w:hAnsi="Times New Roman" w:cs="Times New Roman"/>
          <w:lang w:val="en-GB"/>
        </w:rPr>
        <w:t>%</w:t>
      </w:r>
      <w:r w:rsidRPr="002A3B2A">
        <w:rPr>
          <w:rFonts w:ascii="Times New Roman" w:hAnsi="Times New Roman" w:cs="Times New Roman"/>
          <w:lang w:val="en-GB"/>
        </w:rPr>
        <w:t xml:space="preserve">). </w:t>
      </w:r>
      <w:commentRangeEnd w:id="209"/>
      <w:r w:rsidR="00E414F3">
        <w:rPr>
          <w:rStyle w:val="CommentReference"/>
          <w:rFonts w:ascii="Times New Roman" w:eastAsia="Times New Roman" w:hAnsi="Times New Roman" w:cs="Times New Roman"/>
        </w:rPr>
        <w:commentReference w:id="209"/>
      </w:r>
      <w:r w:rsidRPr="002A3B2A">
        <w:rPr>
          <w:rFonts w:ascii="Times New Roman" w:hAnsi="Times New Roman" w:cs="Times New Roman"/>
          <w:lang w:val="en-GB"/>
        </w:rPr>
        <w:t xml:space="preserve">The </w:t>
      </w:r>
      <w:commentRangeStart w:id="210"/>
      <w:r w:rsidRPr="002A3B2A">
        <w:rPr>
          <w:rFonts w:ascii="Times New Roman" w:hAnsi="Times New Roman" w:cs="Times New Roman"/>
          <w:lang w:val="en-GB"/>
        </w:rPr>
        <w:t xml:space="preserve">average tenure of all females in the sample was </w:t>
      </w:r>
      <w:r w:rsidR="00621777" w:rsidRPr="002A3B2A">
        <w:rPr>
          <w:rFonts w:ascii="Times New Roman" w:hAnsi="Times New Roman" w:cs="Times New Roman"/>
          <w:lang w:val="en-GB"/>
        </w:rPr>
        <w:t>1.57</w:t>
      </w:r>
      <w:r w:rsidRPr="002A3B2A">
        <w:rPr>
          <w:rFonts w:ascii="Times New Roman" w:hAnsi="Times New Roman" w:cs="Times New Roman"/>
          <w:lang w:val="en-GB"/>
        </w:rPr>
        <w:t xml:space="preserve"> years (</w:t>
      </w:r>
      <w:r w:rsidRPr="002A3B2A">
        <w:rPr>
          <w:rFonts w:ascii="Times New Roman" w:hAnsi="Times New Roman" w:cs="Times New Roman"/>
          <w:iCs/>
          <w:lang w:val="en-GB"/>
        </w:rPr>
        <w:t xml:space="preserve">± </w:t>
      </w:r>
      <w:r w:rsidR="007918AF" w:rsidRPr="002A3B2A">
        <w:rPr>
          <w:rFonts w:ascii="Times New Roman" w:hAnsi="Times New Roman" w:cs="Times New Roman"/>
          <w:lang w:val="en-GB"/>
        </w:rPr>
        <w:t>2.</w:t>
      </w:r>
      <w:r w:rsidR="00621777" w:rsidRPr="002A3B2A">
        <w:rPr>
          <w:rFonts w:ascii="Times New Roman" w:hAnsi="Times New Roman" w:cs="Times New Roman"/>
          <w:lang w:val="en-GB"/>
        </w:rPr>
        <w:t>16</w:t>
      </w:r>
      <w:r w:rsidRPr="002A3B2A">
        <w:rPr>
          <w:rFonts w:ascii="Times New Roman" w:hAnsi="Times New Roman" w:cs="Times New Roman"/>
          <w:lang w:val="en-GB"/>
        </w:rPr>
        <w:t xml:space="preserve"> SD) with an average age span of </w:t>
      </w:r>
      <w:r w:rsidR="00621777" w:rsidRPr="002A3B2A">
        <w:rPr>
          <w:rFonts w:ascii="Times New Roman" w:hAnsi="Times New Roman" w:cs="Times New Roman"/>
          <w:lang w:val="en-GB"/>
        </w:rPr>
        <w:t>3.12</w:t>
      </w:r>
      <w:r w:rsidR="003E6F95" w:rsidRPr="002A3B2A">
        <w:rPr>
          <w:rFonts w:ascii="Times New Roman" w:hAnsi="Times New Roman" w:cs="Times New Roman"/>
          <w:lang w:val="en-GB"/>
        </w:rPr>
        <w:t xml:space="preserve"> </w:t>
      </w:r>
      <w:r w:rsidRPr="002A3B2A">
        <w:rPr>
          <w:rFonts w:ascii="Times New Roman" w:hAnsi="Times New Roman" w:cs="Times New Roman"/>
          <w:lang w:val="en-GB"/>
        </w:rPr>
        <w:t xml:space="preserve">years </w:t>
      </w:r>
      <w:commentRangeEnd w:id="210"/>
      <w:r w:rsidR="00E414F3">
        <w:rPr>
          <w:rStyle w:val="CommentReference"/>
          <w:rFonts w:ascii="Times New Roman" w:eastAsia="Times New Roman" w:hAnsi="Times New Roman" w:cs="Times New Roman"/>
        </w:rPr>
        <w:commentReference w:id="210"/>
      </w:r>
      <w:r w:rsidRPr="002A3B2A">
        <w:rPr>
          <w:rFonts w:ascii="Times New Roman" w:hAnsi="Times New Roman" w:cs="Times New Roman"/>
          <w:lang w:val="en-GB"/>
        </w:rPr>
        <w:t>(</w:t>
      </w:r>
      <w:r w:rsidR="00EB0D65"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00621777" w:rsidRPr="002A3B2A">
        <w:rPr>
          <w:rFonts w:ascii="Times New Roman" w:hAnsi="Times New Roman" w:cs="Times New Roman"/>
          <w:lang w:val="en-GB"/>
        </w:rPr>
        <w:t>2.03</w:t>
      </w:r>
      <w:r w:rsidRPr="002A3B2A">
        <w:rPr>
          <w:rFonts w:ascii="Times New Roman" w:hAnsi="Times New Roman" w:cs="Times New Roman"/>
          <w:lang w:val="en-GB"/>
        </w:rPr>
        <w:t xml:space="preserve"> SD, median: </w:t>
      </w:r>
      <w:r w:rsidR="00621777" w:rsidRPr="002A3B2A">
        <w:rPr>
          <w:rFonts w:ascii="Times New Roman" w:hAnsi="Times New Roman" w:cs="Times New Roman"/>
          <w:lang w:val="en-GB"/>
        </w:rPr>
        <w:t>3</w:t>
      </w:r>
      <w:r w:rsidRPr="002A3B2A">
        <w:rPr>
          <w:rFonts w:ascii="Times New Roman" w:hAnsi="Times New Roman" w:cs="Times New Roman"/>
          <w:lang w:val="en-GB"/>
        </w:rPr>
        <w:t xml:space="preserve">, range: </w:t>
      </w:r>
      <w:r w:rsidR="00621777" w:rsidRPr="002A3B2A">
        <w:rPr>
          <w:rFonts w:ascii="Times New Roman" w:hAnsi="Times New Roman" w:cs="Times New Roman"/>
          <w:lang w:val="en-GB"/>
        </w:rPr>
        <w:t>1</w:t>
      </w:r>
      <w:r w:rsidRPr="002A3B2A">
        <w:rPr>
          <w:rFonts w:ascii="Times New Roman" w:hAnsi="Times New Roman" w:cs="Times New Roman"/>
          <w:lang w:val="en-GB"/>
        </w:rPr>
        <w:t xml:space="preserve"> to </w:t>
      </w:r>
      <w:r w:rsidR="00621777" w:rsidRPr="002A3B2A">
        <w:rPr>
          <w:rFonts w:ascii="Times New Roman" w:hAnsi="Times New Roman" w:cs="Times New Roman"/>
          <w:lang w:val="en-GB"/>
        </w:rPr>
        <w:t>14</w:t>
      </w:r>
      <w:r w:rsidRPr="002A3B2A">
        <w:rPr>
          <w:rFonts w:ascii="Times New Roman" w:hAnsi="Times New Roman" w:cs="Times New Roman"/>
          <w:lang w:val="en-GB"/>
        </w:rPr>
        <w:t xml:space="preserve"> years) and an average of </w:t>
      </w:r>
      <w:r w:rsidR="00621777" w:rsidRPr="002A3B2A">
        <w:rPr>
          <w:rFonts w:ascii="Times New Roman" w:hAnsi="Times New Roman" w:cs="Times New Roman"/>
          <w:lang w:val="en-GB"/>
        </w:rPr>
        <w:t>1.56</w:t>
      </w:r>
      <w:r w:rsidRPr="002A3B2A">
        <w:rPr>
          <w:rFonts w:ascii="Times New Roman" w:hAnsi="Times New Roman" w:cs="Times New Roman"/>
          <w:lang w:val="en-GB"/>
        </w:rPr>
        <w:t xml:space="preserve"> years of observed ages per female (</w:t>
      </w:r>
      <w:r w:rsidR="00EB0D65"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00621777" w:rsidRPr="002A3B2A">
        <w:rPr>
          <w:rFonts w:ascii="Times New Roman" w:hAnsi="Times New Roman" w:cs="Times New Roman"/>
          <w:lang w:val="en-GB"/>
        </w:rPr>
        <w:t>1.04</w:t>
      </w:r>
      <w:r w:rsidRPr="002A3B2A">
        <w:rPr>
          <w:rFonts w:ascii="Times New Roman" w:hAnsi="Times New Roman" w:cs="Times New Roman"/>
          <w:lang w:val="en-GB"/>
        </w:rPr>
        <w:t xml:space="preserve"> SD, median: </w:t>
      </w:r>
      <w:r w:rsidR="00621777" w:rsidRPr="002A3B2A">
        <w:rPr>
          <w:rFonts w:ascii="Times New Roman" w:hAnsi="Times New Roman" w:cs="Times New Roman"/>
          <w:lang w:val="en-GB"/>
        </w:rPr>
        <w:t>1</w:t>
      </w:r>
      <w:r w:rsidRPr="002A3B2A">
        <w:rPr>
          <w:rFonts w:ascii="Times New Roman" w:hAnsi="Times New Roman" w:cs="Times New Roman"/>
          <w:lang w:val="en-GB"/>
        </w:rPr>
        <w:t xml:space="preserve">, range: </w:t>
      </w:r>
      <w:r w:rsidR="00621777" w:rsidRPr="002A3B2A">
        <w:rPr>
          <w:rFonts w:ascii="Times New Roman" w:hAnsi="Times New Roman" w:cs="Times New Roman"/>
          <w:lang w:val="en-GB"/>
        </w:rPr>
        <w:t>1</w:t>
      </w:r>
      <w:r w:rsidRPr="002A3B2A">
        <w:rPr>
          <w:rFonts w:ascii="Times New Roman" w:hAnsi="Times New Roman" w:cs="Times New Roman"/>
          <w:lang w:val="en-GB"/>
        </w:rPr>
        <w:t xml:space="preserve"> to </w:t>
      </w:r>
      <w:r w:rsidR="00621777" w:rsidRPr="002A3B2A">
        <w:rPr>
          <w:rFonts w:ascii="Times New Roman" w:hAnsi="Times New Roman" w:cs="Times New Roman"/>
          <w:lang w:val="en-GB"/>
        </w:rPr>
        <w:lastRenderedPageBreak/>
        <w:t>8</w:t>
      </w:r>
      <w:r w:rsidRPr="002A3B2A">
        <w:rPr>
          <w:rFonts w:ascii="Times New Roman" w:hAnsi="Times New Roman" w:cs="Times New Roman"/>
          <w:lang w:val="en-GB"/>
        </w:rPr>
        <w:t xml:space="preserve"> age-specific observations). Females in our sample were typically observed nesting every consecutive year since their first observation, however, some individuals skipped years (</w:t>
      </w:r>
      <w:ins w:id="211" w:author="Clemens" w:date="2021-05-05T13:37:00Z">
        <w:r w:rsidR="00E414F3">
          <w:rPr>
            <w:rFonts w:ascii="Times New Roman" w:hAnsi="Times New Roman" w:cs="Times New Roman"/>
            <w:lang w:val="en-GB"/>
          </w:rPr>
          <w:t>Fig</w:t>
        </w:r>
      </w:ins>
      <w:ins w:id="212" w:author="Clemens" w:date="2021-05-05T13:39:00Z">
        <w:r w:rsidR="00E414F3">
          <w:rPr>
            <w:rFonts w:ascii="Times New Roman" w:hAnsi="Times New Roman" w:cs="Times New Roman"/>
            <w:lang w:val="en-GB"/>
          </w:rPr>
          <w:t>.</w:t>
        </w:r>
      </w:ins>
      <w:ins w:id="213" w:author="Clemens" w:date="2021-05-05T13:37:00Z">
        <w:r w:rsidR="00E414F3">
          <w:rPr>
            <w:rFonts w:ascii="Times New Roman" w:hAnsi="Times New Roman" w:cs="Times New Roman"/>
            <w:lang w:val="en-GB"/>
          </w:rPr>
          <w:t xml:space="preserve"> 2, </w:t>
        </w:r>
      </w:ins>
      <w:r w:rsidRPr="002A3B2A">
        <w:rPr>
          <w:rFonts w:ascii="Times New Roman" w:hAnsi="Times New Roman" w:cs="Times New Roman"/>
          <w:lang w:val="en-GB"/>
        </w:rPr>
        <w:t xml:space="preserve">average yearly interval between nesting attempts = </w:t>
      </w:r>
      <w:r w:rsidR="00621777" w:rsidRPr="002A3B2A">
        <w:rPr>
          <w:rFonts w:ascii="Times New Roman" w:hAnsi="Times New Roman" w:cs="Times New Roman"/>
          <w:lang w:val="en-GB"/>
        </w:rPr>
        <w:t>1.07</w:t>
      </w:r>
      <w:r w:rsidRPr="002A3B2A">
        <w:rPr>
          <w:rFonts w:ascii="Times New Roman" w:hAnsi="Times New Roman" w:cs="Times New Roman"/>
          <w:lang w:val="en-GB"/>
        </w:rPr>
        <w:t xml:space="preserve"> </w:t>
      </w:r>
      <w:r w:rsidR="00EB0D65"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00621777" w:rsidRPr="002A3B2A">
        <w:rPr>
          <w:rFonts w:ascii="Times New Roman" w:hAnsi="Times New Roman" w:cs="Times New Roman"/>
          <w:lang w:val="en-GB"/>
        </w:rPr>
        <w:t>0.29</w:t>
      </w:r>
      <w:r w:rsidRPr="002A3B2A">
        <w:rPr>
          <w:rFonts w:ascii="Times New Roman" w:hAnsi="Times New Roman" w:cs="Times New Roman"/>
          <w:lang w:val="en-GB"/>
        </w:rPr>
        <w:t xml:space="preserve"> SD).</w:t>
      </w:r>
    </w:p>
    <w:p w14:paraId="7FC96742" w14:textId="77777777" w:rsidR="00E149AB" w:rsidRPr="002A3B2A" w:rsidRDefault="00E149AB" w:rsidP="00E13C34">
      <w:pPr>
        <w:suppressLineNumbers/>
        <w:spacing w:line="360" w:lineRule="auto"/>
        <w:jc w:val="both"/>
        <w:rPr>
          <w:rFonts w:ascii="Times New Roman" w:hAnsi="Times New Roman" w:cs="Times New Roman"/>
          <w:lang w:val="en-GB"/>
        </w:rPr>
      </w:pPr>
    </w:p>
    <w:p w14:paraId="3555A175" w14:textId="64195824" w:rsidR="00E149AB" w:rsidRPr="002A3B2A" w:rsidRDefault="00E149AB" w:rsidP="002A3B2A">
      <w:pPr>
        <w:spacing w:line="360" w:lineRule="auto"/>
        <w:jc w:val="both"/>
        <w:rPr>
          <w:rFonts w:ascii="Times New Roman" w:hAnsi="Times New Roman" w:cs="Times New Roman"/>
          <w:i/>
          <w:iCs/>
          <w:lang w:val="en-GB"/>
        </w:rPr>
      </w:pPr>
      <w:commentRangeStart w:id="214"/>
      <w:r w:rsidRPr="002A3B2A">
        <w:rPr>
          <w:rFonts w:ascii="Times New Roman" w:hAnsi="Times New Roman" w:cs="Times New Roman"/>
          <w:i/>
          <w:iCs/>
          <w:lang w:val="en-GB"/>
        </w:rPr>
        <w:t xml:space="preserve">Seasonal variation in polyandry </w:t>
      </w:r>
      <w:del w:id="215" w:author="Clemens" w:date="2021-05-05T13:37:00Z">
        <w:r w:rsidRPr="002A3B2A" w:rsidDel="00E414F3">
          <w:rPr>
            <w:rFonts w:ascii="Times New Roman" w:hAnsi="Times New Roman" w:cs="Times New Roman"/>
            <w:i/>
            <w:iCs/>
            <w:lang w:val="en-GB"/>
          </w:rPr>
          <w:delText>potential</w:delText>
        </w:r>
      </w:del>
      <w:commentRangeEnd w:id="214"/>
      <w:r w:rsidR="00AB5409">
        <w:rPr>
          <w:rStyle w:val="CommentReference"/>
          <w:rFonts w:ascii="Times New Roman" w:eastAsia="Times New Roman" w:hAnsi="Times New Roman" w:cs="Times New Roman"/>
        </w:rPr>
        <w:commentReference w:id="214"/>
      </w:r>
    </w:p>
    <w:p w14:paraId="7F78F2BD" w14:textId="77BC93EF" w:rsidR="00292808" w:rsidRPr="002A3B2A" w:rsidRDefault="00292808"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A female’s likelihood of being polyandrous was strongly dependent on the lay date of their first nest </w:t>
      </w:r>
      <w:r w:rsidR="006C0DDF" w:rsidRPr="002A3B2A">
        <w:rPr>
          <w:rFonts w:ascii="Times New Roman" w:hAnsi="Times New Roman" w:cs="Times New Roman"/>
          <w:lang w:val="en-GB"/>
        </w:rPr>
        <w:t>(</w:t>
      </w:r>
      <w:r w:rsidR="006C0DDF" w:rsidRPr="002A3B2A">
        <w:rPr>
          <w:rFonts w:ascii="Times New Roman" w:hAnsi="Times New Roman" w:cs="Times New Roman"/>
          <w:i/>
          <w:iCs/>
        </w:rPr>
        <w:t>β</w:t>
      </w:r>
      <w:r w:rsidR="006C0DDF" w:rsidRPr="002A3B2A">
        <w:rPr>
          <w:rFonts w:ascii="Times New Roman" w:hAnsi="Times New Roman" w:cs="Times New Roman"/>
          <w:lang w:val="en-GB"/>
        </w:rPr>
        <w:t xml:space="preserve"> [95% CIs]: -2.24 [-3.09, -1.77]; R</w:t>
      </w:r>
      <w:r w:rsidR="006C0DDF" w:rsidRPr="002A3B2A">
        <w:rPr>
          <w:rFonts w:ascii="Times New Roman" w:hAnsi="Times New Roman" w:cs="Times New Roman"/>
          <w:vertAlign w:val="superscript"/>
          <w:lang w:val="en-GB"/>
        </w:rPr>
        <w:t>2</w:t>
      </w:r>
      <w:r w:rsidR="006C0DDF" w:rsidRPr="002A3B2A">
        <w:rPr>
          <w:rFonts w:ascii="Times New Roman" w:hAnsi="Times New Roman" w:cs="Times New Roman"/>
          <w:i/>
          <w:iCs/>
          <w:vertAlign w:val="subscript"/>
          <w:lang w:val="en-GB"/>
        </w:rPr>
        <w:t>marginal</w:t>
      </w:r>
      <w:r w:rsidR="006C0DDF" w:rsidRPr="002A3B2A">
        <w:rPr>
          <w:rFonts w:ascii="Times New Roman" w:hAnsi="Times New Roman" w:cs="Times New Roman"/>
          <w:i/>
          <w:iCs/>
          <w:lang w:val="en-GB"/>
        </w:rPr>
        <w:t xml:space="preserve"> </w:t>
      </w:r>
      <w:r w:rsidR="006C0DDF" w:rsidRPr="002A3B2A">
        <w:rPr>
          <w:rFonts w:ascii="Times New Roman" w:hAnsi="Times New Roman" w:cs="Times New Roman"/>
          <w:lang w:val="en-GB"/>
        </w:rPr>
        <w:t>= 0.367 [</w:t>
      </w:r>
      <w:r w:rsidR="00101863" w:rsidRPr="002A3B2A">
        <w:rPr>
          <w:rFonts w:ascii="Times New Roman" w:hAnsi="Times New Roman" w:cs="Times New Roman"/>
          <w:lang w:val="en-GB"/>
        </w:rPr>
        <w:t>0.</w:t>
      </w:r>
      <w:r w:rsidR="006C0DDF" w:rsidRPr="002A3B2A">
        <w:rPr>
          <w:rFonts w:ascii="Times New Roman" w:hAnsi="Times New Roman" w:cs="Times New Roman"/>
          <w:lang w:val="en-GB"/>
        </w:rPr>
        <w:t xml:space="preserve">244, </w:t>
      </w:r>
      <w:r w:rsidR="00101863" w:rsidRPr="002A3B2A">
        <w:rPr>
          <w:rFonts w:ascii="Times New Roman" w:hAnsi="Times New Roman" w:cs="Times New Roman"/>
          <w:lang w:val="en-GB"/>
        </w:rPr>
        <w:t>0.4</w:t>
      </w:r>
      <w:r w:rsidR="006C0DDF" w:rsidRPr="002A3B2A">
        <w:rPr>
          <w:rFonts w:ascii="Times New Roman" w:hAnsi="Times New Roman" w:cs="Times New Roman"/>
          <w:lang w:val="en-GB"/>
        </w:rPr>
        <w:t>93]</w:t>
      </w:r>
      <w:r w:rsidR="00101863" w:rsidRPr="002A3B2A">
        <w:rPr>
          <w:rFonts w:ascii="Times New Roman" w:hAnsi="Times New Roman" w:cs="Times New Roman"/>
          <w:lang w:val="en-GB"/>
        </w:rPr>
        <w:t xml:space="preserve">; </w:t>
      </w:r>
      <w:r w:rsidR="00101863" w:rsidRPr="00662E15">
        <w:rPr>
          <w:rFonts w:ascii="Times New Roman" w:hAnsi="Times New Roman" w:cs="Times New Roman"/>
          <w:lang w:val="en-GB"/>
        </w:rPr>
        <w:t>Fig</w:t>
      </w:r>
      <w:r w:rsidR="00703261">
        <w:rPr>
          <w:rFonts w:ascii="Times New Roman" w:hAnsi="Times New Roman" w:cs="Times New Roman"/>
          <w:lang w:val="en-GB"/>
        </w:rPr>
        <w:t>s</w:t>
      </w:r>
      <w:r w:rsidR="00101863" w:rsidRPr="00662E15">
        <w:rPr>
          <w:rFonts w:ascii="Times New Roman" w:hAnsi="Times New Roman" w:cs="Times New Roman"/>
          <w:lang w:val="en-GB"/>
        </w:rPr>
        <w:t xml:space="preserve">. </w:t>
      </w:r>
      <w:r w:rsidR="00662E15" w:rsidRPr="00662E15">
        <w:rPr>
          <w:rFonts w:ascii="Times New Roman" w:hAnsi="Times New Roman" w:cs="Times New Roman"/>
          <w:lang w:val="en-GB"/>
        </w:rPr>
        <w:t>4</w:t>
      </w:r>
      <w:r w:rsidR="00703261">
        <w:rPr>
          <w:rFonts w:ascii="Times New Roman" w:hAnsi="Times New Roman" w:cs="Times New Roman"/>
          <w:lang w:val="en-GB"/>
        </w:rPr>
        <w:t>a and S3</w:t>
      </w:r>
      <w:r w:rsidR="00101863" w:rsidRPr="002A3B2A">
        <w:rPr>
          <w:rFonts w:ascii="Times New Roman" w:hAnsi="Times New Roman" w:cs="Times New Roman"/>
          <w:lang w:val="en-GB"/>
        </w:rPr>
        <w:t xml:space="preserve">, </w:t>
      </w:r>
      <w:r w:rsidR="00101863" w:rsidRPr="00662E15">
        <w:rPr>
          <w:rFonts w:ascii="Times New Roman" w:hAnsi="Times New Roman" w:cs="Times New Roman"/>
          <w:lang w:val="en-GB"/>
        </w:rPr>
        <w:t>Table S</w:t>
      </w:r>
      <w:r w:rsidR="00703261">
        <w:rPr>
          <w:rFonts w:ascii="Times New Roman" w:hAnsi="Times New Roman" w:cs="Times New Roman"/>
          <w:lang w:val="en-GB"/>
        </w:rPr>
        <w:t>3</w:t>
      </w:r>
      <w:r w:rsidRPr="002A3B2A">
        <w:rPr>
          <w:rFonts w:ascii="Times New Roman" w:hAnsi="Times New Roman" w:cs="Times New Roman"/>
          <w:lang w:val="en-GB"/>
        </w:rPr>
        <w:t xml:space="preserve">). </w:t>
      </w:r>
      <w:r w:rsidR="00AA06A3" w:rsidRPr="002A3B2A">
        <w:rPr>
          <w:rFonts w:ascii="Times New Roman" w:hAnsi="Times New Roman" w:cs="Times New Roman"/>
          <w:lang w:val="en-GB"/>
        </w:rPr>
        <w:t xml:space="preserve">On average, females made </w:t>
      </w:r>
      <w:r w:rsidR="006C0DDF" w:rsidRPr="002A3B2A">
        <w:rPr>
          <w:rFonts w:ascii="Times New Roman" w:hAnsi="Times New Roman" w:cs="Times New Roman"/>
          <w:lang w:val="en-GB"/>
        </w:rPr>
        <w:t>1.43</w:t>
      </w:r>
      <w:r w:rsidR="00AA06A3" w:rsidRPr="002A3B2A">
        <w:rPr>
          <w:rFonts w:ascii="Times New Roman" w:hAnsi="Times New Roman" w:cs="Times New Roman"/>
          <w:lang w:val="en-GB"/>
        </w:rPr>
        <w:t xml:space="preserve"> </w:t>
      </w:r>
      <w:r w:rsidR="006C0DDF" w:rsidRPr="002A3B2A">
        <w:rPr>
          <w:rFonts w:ascii="Times New Roman" w:hAnsi="Times New Roman" w:cs="Times New Roman"/>
          <w:lang w:val="en-GB"/>
        </w:rPr>
        <w:t>(</w:t>
      </w:r>
      <w:r w:rsidR="006C0DDF" w:rsidRPr="002A3B2A">
        <w:rPr>
          <w:rFonts w:ascii="Times New Roman" w:hAnsi="Times New Roman" w:cs="Times New Roman"/>
          <w:iCs/>
          <w:lang w:val="en-GB"/>
        </w:rPr>
        <w:t>±</w:t>
      </w:r>
      <w:r w:rsidR="006C0DDF" w:rsidRPr="002A3B2A">
        <w:rPr>
          <w:rFonts w:ascii="Times New Roman" w:hAnsi="Times New Roman" w:cs="Times New Roman"/>
          <w:i/>
          <w:lang w:val="en-GB"/>
        </w:rPr>
        <w:t xml:space="preserve"> </w:t>
      </w:r>
      <w:r w:rsidR="006C0DDF" w:rsidRPr="002A3B2A">
        <w:rPr>
          <w:rFonts w:ascii="Times New Roman" w:hAnsi="Times New Roman" w:cs="Times New Roman"/>
          <w:lang w:val="en-GB"/>
        </w:rPr>
        <w:t xml:space="preserve">0.56 SD) </w:t>
      </w:r>
      <w:r w:rsidR="00AA06A3" w:rsidRPr="002A3B2A">
        <w:rPr>
          <w:rFonts w:ascii="Times New Roman" w:hAnsi="Times New Roman" w:cs="Times New Roman"/>
          <w:lang w:val="en-GB"/>
        </w:rPr>
        <w:t xml:space="preserve">nesting attempts per season (median = </w:t>
      </w:r>
      <w:r w:rsidR="006C0DDF" w:rsidRPr="002A3B2A">
        <w:rPr>
          <w:rFonts w:ascii="Times New Roman" w:hAnsi="Times New Roman" w:cs="Times New Roman"/>
          <w:lang w:val="en-GB"/>
        </w:rPr>
        <w:t>1</w:t>
      </w:r>
      <w:r w:rsidR="00AA06A3" w:rsidRPr="002A3B2A">
        <w:rPr>
          <w:rFonts w:ascii="Times New Roman" w:hAnsi="Times New Roman" w:cs="Times New Roman"/>
          <w:lang w:val="en-GB"/>
        </w:rPr>
        <w:t xml:space="preserve">, range </w:t>
      </w:r>
      <w:r w:rsidR="006C0DDF" w:rsidRPr="002A3B2A">
        <w:rPr>
          <w:rFonts w:ascii="Times New Roman" w:hAnsi="Times New Roman" w:cs="Times New Roman"/>
          <w:lang w:val="en-GB"/>
        </w:rPr>
        <w:t>1</w:t>
      </w:r>
      <w:r w:rsidR="00AA06A3" w:rsidRPr="002A3B2A">
        <w:rPr>
          <w:rFonts w:ascii="Times New Roman" w:hAnsi="Times New Roman" w:cs="Times New Roman"/>
          <w:lang w:val="en-GB"/>
        </w:rPr>
        <w:t xml:space="preserve"> to </w:t>
      </w:r>
      <w:r w:rsidR="006C0DDF" w:rsidRPr="002A3B2A">
        <w:rPr>
          <w:rFonts w:ascii="Times New Roman" w:hAnsi="Times New Roman" w:cs="Times New Roman"/>
          <w:lang w:val="en-GB"/>
        </w:rPr>
        <w:t>3</w:t>
      </w:r>
      <w:r w:rsidR="00AA06A3" w:rsidRPr="002A3B2A">
        <w:rPr>
          <w:rFonts w:ascii="Times New Roman" w:hAnsi="Times New Roman" w:cs="Times New Roman"/>
          <w:lang w:val="en-GB"/>
        </w:rPr>
        <w:t xml:space="preserve">) and, as expected, polyandrous females laid more nests per year than </w:t>
      </w:r>
      <w:del w:id="216" w:author="Clemens" w:date="2021-05-05T13:55:00Z">
        <w:r w:rsidR="00AA06A3" w:rsidRPr="002A3B2A" w:rsidDel="00AB5409">
          <w:rPr>
            <w:rFonts w:ascii="Times New Roman" w:hAnsi="Times New Roman" w:cs="Times New Roman"/>
            <w:lang w:val="en-GB"/>
          </w:rPr>
          <w:delText>their monogamous conspecifics</w:delText>
        </w:r>
      </w:del>
      <w:ins w:id="217" w:author="Clemens" w:date="2021-05-05T13:55:00Z">
        <w:r w:rsidR="00AB5409">
          <w:rPr>
            <w:rFonts w:ascii="Times New Roman" w:hAnsi="Times New Roman" w:cs="Times New Roman"/>
            <w:lang w:val="en-GB"/>
          </w:rPr>
          <w:t>monogamous ones</w:t>
        </w:r>
      </w:ins>
      <w:r w:rsidR="00AA06A3" w:rsidRPr="002A3B2A">
        <w:rPr>
          <w:rFonts w:ascii="Times New Roman" w:hAnsi="Times New Roman" w:cs="Times New Roman"/>
          <w:lang w:val="en-GB"/>
        </w:rPr>
        <w:t xml:space="preserve"> (</w:t>
      </w:r>
      <w:r w:rsidR="00AA06A3" w:rsidRPr="00F97154">
        <w:rPr>
          <w:rFonts w:ascii="Times New Roman" w:hAnsi="Times New Roman" w:cs="Times New Roman"/>
          <w:lang w:val="en-GB"/>
        </w:rPr>
        <w:t>Fig. S</w:t>
      </w:r>
      <w:r w:rsidR="00F97154" w:rsidRPr="00F97154">
        <w:rPr>
          <w:rFonts w:ascii="Times New Roman" w:hAnsi="Times New Roman" w:cs="Times New Roman"/>
          <w:lang w:val="en-GB"/>
        </w:rPr>
        <w:t>4</w:t>
      </w:r>
      <w:r w:rsidR="00AA06A3" w:rsidRPr="002A3B2A">
        <w:rPr>
          <w:rFonts w:ascii="Times New Roman" w:hAnsi="Times New Roman" w:cs="Times New Roman"/>
          <w:lang w:val="en-GB"/>
        </w:rPr>
        <w:t>).</w:t>
      </w:r>
      <w:r w:rsidRPr="002A3B2A">
        <w:rPr>
          <w:rFonts w:ascii="Times New Roman" w:hAnsi="Times New Roman" w:cs="Times New Roman"/>
          <w:lang w:val="en-GB"/>
        </w:rPr>
        <w:t xml:space="preserve"> The lay date distribution of polyandrous females was bimodal, with peaks in the first and second nests occurring </w:t>
      </w:r>
      <w:r w:rsidR="00312BC2" w:rsidRPr="002A3B2A">
        <w:rPr>
          <w:rFonts w:ascii="Times New Roman" w:hAnsi="Times New Roman" w:cs="Times New Roman"/>
          <w:lang w:val="en-GB"/>
        </w:rPr>
        <w:t>11.7</w:t>
      </w:r>
      <w:r w:rsidRPr="002A3B2A">
        <w:rPr>
          <w:rFonts w:ascii="Times New Roman" w:hAnsi="Times New Roman" w:cs="Times New Roman"/>
          <w:lang w:val="en-GB"/>
        </w:rPr>
        <w:t xml:space="preserve"> days before and </w:t>
      </w:r>
      <w:r w:rsidR="00312BC2" w:rsidRPr="002A3B2A">
        <w:rPr>
          <w:rFonts w:ascii="Times New Roman" w:hAnsi="Times New Roman" w:cs="Times New Roman"/>
          <w:lang w:val="en-GB"/>
        </w:rPr>
        <w:t>29.</w:t>
      </w:r>
      <w:r w:rsidR="00D267BC" w:rsidRPr="002A3B2A">
        <w:rPr>
          <w:rFonts w:ascii="Times New Roman" w:hAnsi="Times New Roman" w:cs="Times New Roman"/>
          <w:lang w:val="en-GB"/>
        </w:rPr>
        <w:t>2</w:t>
      </w:r>
      <w:r w:rsidRPr="002A3B2A">
        <w:rPr>
          <w:rFonts w:ascii="Times New Roman" w:hAnsi="Times New Roman" w:cs="Times New Roman"/>
          <w:lang w:val="en-GB"/>
        </w:rPr>
        <w:t xml:space="preserve"> days after the unimodal seasonal peak for monogamous females (</w:t>
      </w:r>
      <w:r w:rsidRPr="00662E15">
        <w:rPr>
          <w:rFonts w:ascii="Times New Roman" w:hAnsi="Times New Roman" w:cs="Times New Roman"/>
          <w:lang w:val="en-GB"/>
        </w:rPr>
        <w:t xml:space="preserve">Fig. </w:t>
      </w:r>
      <w:r w:rsidR="00662E15" w:rsidRPr="00662E15">
        <w:rPr>
          <w:rFonts w:ascii="Times New Roman" w:hAnsi="Times New Roman" w:cs="Times New Roman"/>
          <w:lang w:val="en-GB"/>
        </w:rPr>
        <w:t>4</w:t>
      </w:r>
      <w:r w:rsidRPr="00662E15">
        <w:rPr>
          <w:rFonts w:ascii="Times New Roman" w:hAnsi="Times New Roman" w:cs="Times New Roman"/>
          <w:lang w:val="en-GB"/>
        </w:rPr>
        <w:t>b</w:t>
      </w:r>
      <w:r w:rsidRPr="002A3B2A">
        <w:rPr>
          <w:rFonts w:ascii="Times New Roman" w:hAnsi="Times New Roman" w:cs="Times New Roman"/>
          <w:lang w:val="en-GB"/>
        </w:rPr>
        <w:t>). Females had low repeatability in polyandry among years (</w:t>
      </w:r>
      <w:r w:rsidR="000C2FA5" w:rsidRPr="002A3B2A">
        <w:rPr>
          <w:rFonts w:ascii="Times New Roman" w:hAnsi="Times New Roman" w:cs="Times New Roman"/>
          <w:lang w:val="en-GB"/>
        </w:rPr>
        <w:t>adjusted individual cross-year repeatability (</w:t>
      </w:r>
      <w:r w:rsidR="000C2FA5" w:rsidRPr="002A3B2A">
        <w:rPr>
          <w:rFonts w:ascii="Times New Roman" w:hAnsi="Times New Roman" w:cs="Times New Roman"/>
          <w:i/>
          <w:iCs/>
          <w:lang w:val="en-GB"/>
        </w:rPr>
        <w:t>r</w:t>
      </w:r>
      <w:r w:rsidR="00A8123F" w:rsidRPr="002A3B2A">
        <w:rPr>
          <w:rFonts w:ascii="Times New Roman" w:hAnsi="Times New Roman" w:cs="Times New Roman"/>
          <w:lang w:val="en-GB"/>
        </w:rPr>
        <w:t xml:space="preserve"> [95% CIs] = 0.011 [0, </w:t>
      </w:r>
      <w:commentRangeStart w:id="218"/>
      <w:r w:rsidR="00A8123F" w:rsidRPr="002A3B2A">
        <w:rPr>
          <w:rFonts w:ascii="Times New Roman" w:hAnsi="Times New Roman" w:cs="Times New Roman"/>
          <w:lang w:val="en-GB"/>
        </w:rPr>
        <w:t>127]</w:t>
      </w:r>
      <w:commentRangeEnd w:id="218"/>
      <w:r w:rsidR="00AB5409">
        <w:rPr>
          <w:rStyle w:val="CommentReference"/>
          <w:rFonts w:ascii="Times New Roman" w:eastAsia="Times New Roman" w:hAnsi="Times New Roman" w:cs="Times New Roman"/>
        </w:rPr>
        <w:commentReference w:id="218"/>
      </w:r>
      <w:r w:rsidR="00A8123F" w:rsidRPr="002A3B2A">
        <w:rPr>
          <w:rFonts w:ascii="Times New Roman" w:hAnsi="Times New Roman" w:cs="Times New Roman"/>
          <w:lang w:val="en-GB"/>
        </w:rPr>
        <w:t xml:space="preserve">; </w:t>
      </w:r>
      <w:r w:rsidR="00662E15" w:rsidRPr="00662E15">
        <w:rPr>
          <w:rFonts w:ascii="Times New Roman" w:hAnsi="Times New Roman" w:cs="Times New Roman"/>
          <w:lang w:val="en-GB"/>
        </w:rPr>
        <w:t>Table S</w:t>
      </w:r>
      <w:r w:rsidR="00F97154">
        <w:rPr>
          <w:rFonts w:ascii="Times New Roman" w:hAnsi="Times New Roman" w:cs="Times New Roman"/>
          <w:lang w:val="en-GB"/>
        </w:rPr>
        <w:t>3</w:t>
      </w:r>
      <w:r w:rsidR="00662E15">
        <w:rPr>
          <w:rFonts w:ascii="Times New Roman" w:hAnsi="Times New Roman" w:cs="Times New Roman"/>
          <w:lang w:val="en-GB"/>
        </w:rPr>
        <w:t>, Fig. S</w:t>
      </w:r>
      <w:r w:rsidR="00703261">
        <w:rPr>
          <w:rFonts w:ascii="Times New Roman" w:hAnsi="Times New Roman" w:cs="Times New Roman"/>
          <w:lang w:val="en-GB"/>
        </w:rPr>
        <w:t>3</w:t>
      </w:r>
      <w:r w:rsidRPr="002A3B2A">
        <w:rPr>
          <w:rFonts w:ascii="Times New Roman" w:hAnsi="Times New Roman" w:cs="Times New Roman"/>
          <w:lang w:val="en-GB"/>
        </w:rPr>
        <w:t>)</w:t>
      </w:r>
      <w:r w:rsidR="00D84B70" w:rsidRPr="002A3B2A">
        <w:rPr>
          <w:rFonts w:ascii="Times New Roman" w:hAnsi="Times New Roman" w:cs="Times New Roman"/>
          <w:lang w:val="en-GB"/>
        </w:rPr>
        <w:t xml:space="preserve">. </w:t>
      </w:r>
      <w:commentRangeStart w:id="219"/>
      <w:r w:rsidR="00312C2D" w:rsidRPr="002A3B2A">
        <w:rPr>
          <w:rFonts w:ascii="Times New Roman" w:hAnsi="Times New Roman" w:cs="Times New Roman"/>
          <w:lang w:val="en-GB"/>
        </w:rPr>
        <w:t xml:space="preserve">In at least one breeding season, </w:t>
      </w:r>
      <w:r w:rsidR="00A8123F" w:rsidRPr="002A3B2A">
        <w:rPr>
          <w:rFonts w:ascii="Times New Roman" w:hAnsi="Times New Roman" w:cs="Times New Roman"/>
          <w:lang w:val="en-GB"/>
        </w:rPr>
        <w:t>76 (17.9</w:t>
      </w:r>
      <w:r w:rsidR="00D84B70" w:rsidRPr="002A3B2A">
        <w:rPr>
          <w:rFonts w:ascii="Times New Roman" w:hAnsi="Times New Roman" w:cs="Times New Roman"/>
          <w:lang w:val="en-GB"/>
        </w:rPr>
        <w:t>%</w:t>
      </w:r>
      <w:r w:rsidR="00A8123F" w:rsidRPr="002A3B2A">
        <w:rPr>
          <w:rFonts w:ascii="Times New Roman" w:hAnsi="Times New Roman" w:cs="Times New Roman"/>
          <w:lang w:val="en-GB"/>
        </w:rPr>
        <w:t>)</w:t>
      </w:r>
      <w:r w:rsidR="00D84B70" w:rsidRPr="002A3B2A">
        <w:rPr>
          <w:rFonts w:ascii="Times New Roman" w:hAnsi="Times New Roman" w:cs="Times New Roman"/>
          <w:lang w:val="en-GB"/>
        </w:rPr>
        <w:t xml:space="preserve"> females were polyandrous</w:t>
      </w:r>
      <w:r w:rsidR="00312C2D" w:rsidRPr="002A3B2A">
        <w:rPr>
          <w:rFonts w:ascii="Times New Roman" w:hAnsi="Times New Roman" w:cs="Times New Roman"/>
          <w:lang w:val="en-GB"/>
        </w:rPr>
        <w:t xml:space="preserve"> and 127 (30.0%) females laid multiple clutches throughout the observation period</w:t>
      </w:r>
      <w:commentRangeEnd w:id="219"/>
      <w:r w:rsidR="00AB5409">
        <w:rPr>
          <w:rStyle w:val="CommentReference"/>
          <w:rFonts w:ascii="Times New Roman" w:eastAsia="Times New Roman" w:hAnsi="Times New Roman" w:cs="Times New Roman"/>
        </w:rPr>
        <w:commentReference w:id="219"/>
      </w:r>
      <w:r w:rsidR="00CA1E36" w:rsidRPr="002A3B2A">
        <w:rPr>
          <w:rFonts w:ascii="Times New Roman" w:hAnsi="Times New Roman" w:cs="Times New Roman"/>
          <w:lang w:val="en-GB"/>
        </w:rPr>
        <w:t>.</w:t>
      </w:r>
    </w:p>
    <w:p w14:paraId="0C21C369" w14:textId="603C38C7" w:rsidR="00292808" w:rsidRPr="002A3B2A" w:rsidRDefault="00292808" w:rsidP="00E13C34">
      <w:pPr>
        <w:suppressLineNumbers/>
        <w:spacing w:line="360" w:lineRule="auto"/>
        <w:jc w:val="both"/>
        <w:rPr>
          <w:rFonts w:ascii="Times New Roman" w:hAnsi="Times New Roman" w:cs="Times New Roman"/>
          <w:lang w:val="en-GB"/>
        </w:rPr>
      </w:pPr>
    </w:p>
    <w:p w14:paraId="399792E3" w14:textId="584CE638" w:rsidR="00AA06A3" w:rsidRPr="002A3B2A" w:rsidRDefault="00D84B70"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Individual variation in egg volume</w:t>
      </w:r>
    </w:p>
    <w:p w14:paraId="025CF7DD" w14:textId="2B635FAC" w:rsidR="00AA06A3" w:rsidRPr="002A3B2A" w:rsidRDefault="00AA06A3"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Overall, </w:t>
      </w:r>
      <w:commentRangeStart w:id="220"/>
      <w:del w:id="221" w:author="Clemens" w:date="2021-05-05T14:03:00Z">
        <w:r w:rsidRPr="002A3B2A" w:rsidDel="0019487E">
          <w:rPr>
            <w:rFonts w:ascii="Times New Roman" w:hAnsi="Times New Roman" w:cs="Times New Roman"/>
            <w:lang w:val="en-GB"/>
          </w:rPr>
          <w:delText xml:space="preserve">mixed </w:delText>
        </w:r>
      </w:del>
      <w:ins w:id="222" w:author="Clemens" w:date="2021-05-05T14:03:00Z">
        <w:r w:rsidR="0019487E">
          <w:rPr>
            <w:rFonts w:ascii="Times New Roman" w:hAnsi="Times New Roman" w:cs="Times New Roman"/>
            <w:lang w:val="en-GB"/>
          </w:rPr>
          <w:t>random</w:t>
        </w:r>
        <w:commentRangeEnd w:id="220"/>
        <w:r w:rsidR="0019487E">
          <w:rPr>
            <w:rStyle w:val="CommentReference"/>
            <w:rFonts w:ascii="Times New Roman" w:eastAsia="Times New Roman" w:hAnsi="Times New Roman" w:cs="Times New Roman"/>
          </w:rPr>
          <w:commentReference w:id="220"/>
        </w:r>
        <w:r w:rsidR="0019487E" w:rsidRPr="002A3B2A">
          <w:rPr>
            <w:rFonts w:ascii="Times New Roman" w:hAnsi="Times New Roman" w:cs="Times New Roman"/>
            <w:lang w:val="en-GB"/>
          </w:rPr>
          <w:t xml:space="preserve"> </w:t>
        </w:r>
      </w:ins>
      <w:r w:rsidRPr="002A3B2A">
        <w:rPr>
          <w:rFonts w:ascii="Times New Roman" w:hAnsi="Times New Roman" w:cs="Times New Roman"/>
          <w:lang w:val="en-GB"/>
        </w:rPr>
        <w:t xml:space="preserve">effects accounted for </w:t>
      </w:r>
      <w:r w:rsidR="000C2FA5" w:rsidRPr="002A3B2A">
        <w:rPr>
          <w:rFonts w:ascii="Times New Roman" w:hAnsi="Times New Roman" w:cs="Times New Roman"/>
          <w:lang w:val="en-GB"/>
        </w:rPr>
        <w:t>71.4</w:t>
      </w:r>
      <w:r w:rsidRPr="002A3B2A">
        <w:rPr>
          <w:rFonts w:ascii="Times New Roman" w:hAnsi="Times New Roman" w:cs="Times New Roman"/>
          <w:lang w:val="en-GB"/>
        </w:rPr>
        <w:t xml:space="preserve">% of variation in egg volume, with fixed effects explaining </w:t>
      </w:r>
      <w:r w:rsidR="000C2FA5" w:rsidRPr="002A3B2A">
        <w:rPr>
          <w:rFonts w:ascii="Times New Roman" w:hAnsi="Times New Roman" w:cs="Times New Roman"/>
          <w:lang w:val="en-GB"/>
        </w:rPr>
        <w:t>6</w:t>
      </w:r>
      <w:r w:rsidRPr="002A3B2A">
        <w:rPr>
          <w:rFonts w:ascii="Times New Roman" w:hAnsi="Times New Roman" w:cs="Times New Roman"/>
          <w:lang w:val="en-GB"/>
        </w:rPr>
        <w:t>% of this variation (</w:t>
      </w:r>
      <w:r w:rsidRPr="00CA549B">
        <w:rPr>
          <w:rFonts w:ascii="Times New Roman" w:hAnsi="Times New Roman" w:cs="Times New Roman"/>
          <w:lang w:val="en-GB"/>
        </w:rPr>
        <w:t xml:space="preserve">Table </w:t>
      </w:r>
      <w:r w:rsidR="00CA549B">
        <w:rPr>
          <w:rFonts w:ascii="Times New Roman" w:hAnsi="Times New Roman" w:cs="Times New Roman"/>
          <w:lang w:val="en-GB"/>
        </w:rPr>
        <w:t>S3</w:t>
      </w:r>
      <w:r w:rsidRPr="002A3B2A">
        <w:rPr>
          <w:rFonts w:ascii="Times New Roman" w:hAnsi="Times New Roman" w:cs="Times New Roman"/>
          <w:lang w:val="en-GB"/>
        </w:rPr>
        <w:t>).</w:t>
      </w:r>
      <w:r w:rsidR="00E149AB" w:rsidRPr="002A3B2A">
        <w:rPr>
          <w:rFonts w:ascii="Times New Roman" w:hAnsi="Times New Roman" w:cs="Times New Roman"/>
          <w:lang w:val="en-GB"/>
        </w:rPr>
        <w:t xml:space="preserve"> </w:t>
      </w:r>
      <w:r w:rsidRPr="002A3B2A">
        <w:rPr>
          <w:rFonts w:ascii="Times New Roman" w:hAnsi="Times New Roman" w:cs="Times New Roman"/>
          <w:lang w:val="en-GB"/>
        </w:rPr>
        <w:t xml:space="preserve">Females were highly repeatable in their egg volumes </w:t>
      </w:r>
      <w:r w:rsidR="00E149AB" w:rsidRPr="002A3B2A">
        <w:rPr>
          <w:rFonts w:ascii="Times New Roman" w:hAnsi="Times New Roman" w:cs="Times New Roman"/>
          <w:lang w:val="en-GB"/>
        </w:rPr>
        <w:t>between clutches</w:t>
      </w:r>
      <w:r w:rsidRPr="002A3B2A">
        <w:rPr>
          <w:rFonts w:ascii="Times New Roman" w:hAnsi="Times New Roman" w:cs="Times New Roman"/>
          <w:lang w:val="en-GB"/>
        </w:rPr>
        <w:t xml:space="preserve">: </w:t>
      </w:r>
      <w:r w:rsidRPr="002A3B2A">
        <w:rPr>
          <w:rFonts w:ascii="Times New Roman" w:hAnsi="Times New Roman" w:cs="Times New Roman"/>
          <w:i/>
          <w:iCs/>
          <w:lang w:val="en-GB"/>
        </w:rPr>
        <w:t>r</w:t>
      </w:r>
      <w:r w:rsidR="009C23CD" w:rsidRPr="002A3B2A">
        <w:rPr>
          <w:rFonts w:ascii="Times New Roman" w:hAnsi="Times New Roman" w:cs="Times New Roman"/>
          <w:i/>
          <w:iCs/>
          <w:lang w:val="en-GB"/>
        </w:rPr>
        <w:t xml:space="preserve"> </w:t>
      </w:r>
      <w:r w:rsidR="009C23CD" w:rsidRPr="002A3B2A">
        <w:rPr>
          <w:rFonts w:ascii="Times New Roman" w:hAnsi="Times New Roman" w:cs="Times New Roman"/>
          <w:lang w:val="en-GB"/>
        </w:rPr>
        <w:t>=</w:t>
      </w:r>
      <w:r w:rsidRPr="002A3B2A">
        <w:rPr>
          <w:rFonts w:ascii="Times New Roman" w:hAnsi="Times New Roman" w:cs="Times New Roman"/>
          <w:lang w:val="en-GB"/>
        </w:rPr>
        <w:t xml:space="preserve"> </w:t>
      </w:r>
      <w:r w:rsidR="009C23CD" w:rsidRPr="002A3B2A">
        <w:rPr>
          <w:rFonts w:ascii="Times New Roman" w:hAnsi="Times New Roman" w:cs="Times New Roman"/>
          <w:lang w:val="en-GB"/>
        </w:rPr>
        <w:t>0.50</w:t>
      </w:r>
      <w:r w:rsidRPr="002A3B2A">
        <w:rPr>
          <w:rFonts w:ascii="Times New Roman" w:hAnsi="Times New Roman" w:cs="Times New Roman"/>
          <w:lang w:val="en-GB"/>
        </w:rPr>
        <w:t xml:space="preserve"> ([</w:t>
      </w:r>
      <w:r w:rsidR="009C23CD" w:rsidRPr="002A3B2A">
        <w:rPr>
          <w:rFonts w:ascii="Times New Roman" w:hAnsi="Times New Roman" w:cs="Times New Roman"/>
          <w:lang w:val="en-GB"/>
        </w:rPr>
        <w:t>0.44</w:t>
      </w:r>
      <w:r w:rsidRPr="002A3B2A">
        <w:rPr>
          <w:rFonts w:ascii="Times New Roman" w:hAnsi="Times New Roman" w:cs="Times New Roman"/>
          <w:lang w:val="en-GB"/>
        </w:rPr>
        <w:t xml:space="preserve">, </w:t>
      </w:r>
      <w:r w:rsidR="009C23CD" w:rsidRPr="002A3B2A">
        <w:rPr>
          <w:rFonts w:ascii="Times New Roman" w:hAnsi="Times New Roman" w:cs="Times New Roman"/>
          <w:lang w:val="en-GB"/>
        </w:rPr>
        <w:t>0.56</w:t>
      </w:r>
      <w:r w:rsidRPr="002A3B2A">
        <w:rPr>
          <w:rFonts w:ascii="Times New Roman" w:hAnsi="Times New Roman" w:cs="Times New Roman"/>
          <w:lang w:val="en-GB"/>
        </w:rPr>
        <w:t>] 95%CI</w:t>
      </w:r>
      <w:r w:rsidR="00901351">
        <w:rPr>
          <w:rFonts w:ascii="Times New Roman" w:hAnsi="Times New Roman" w:cs="Times New Roman"/>
          <w:lang w:val="en-GB"/>
        </w:rPr>
        <w:t>s</w:t>
      </w:r>
      <w:r w:rsidRPr="002A3B2A">
        <w:rPr>
          <w:rFonts w:ascii="Times New Roman" w:hAnsi="Times New Roman" w:cs="Times New Roman"/>
          <w:lang w:val="en-GB"/>
        </w:rPr>
        <w:t xml:space="preserve">; </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Pr="00CA549B">
        <w:rPr>
          <w:rFonts w:ascii="Times New Roman" w:hAnsi="Times New Roman" w:cs="Times New Roman"/>
          <w:lang w:val="en-GB"/>
        </w:rPr>
        <w:t>, Table S3</w:t>
      </w:r>
      <w:r w:rsidRPr="002A3B2A">
        <w:rPr>
          <w:rFonts w:ascii="Times New Roman" w:hAnsi="Times New Roman" w:cs="Times New Roman"/>
          <w:lang w:val="en-GB"/>
        </w:rPr>
        <w:t xml:space="preserve">). Furthermore, eggs within the same clutch were </w:t>
      </w:r>
      <w:r w:rsidR="009C23CD" w:rsidRPr="002A3B2A">
        <w:rPr>
          <w:rFonts w:ascii="Times New Roman" w:hAnsi="Times New Roman" w:cs="Times New Roman"/>
          <w:lang w:val="en-GB"/>
        </w:rPr>
        <w:t>moderately repeatable</w:t>
      </w:r>
      <w:r w:rsidRPr="002A3B2A">
        <w:rPr>
          <w:rFonts w:ascii="Times New Roman" w:hAnsi="Times New Roman" w:cs="Times New Roman"/>
          <w:lang w:val="en-GB"/>
        </w:rPr>
        <w:t xml:space="preserve"> in volume (</w:t>
      </w:r>
      <w:r w:rsidRPr="002A3B2A">
        <w:rPr>
          <w:rFonts w:ascii="Times New Roman" w:hAnsi="Times New Roman" w:cs="Times New Roman"/>
          <w:i/>
          <w:iCs/>
          <w:lang w:val="en-GB"/>
        </w:rPr>
        <w:t>r</w:t>
      </w:r>
      <w:r w:rsidRPr="002A3B2A">
        <w:rPr>
          <w:rFonts w:ascii="Times New Roman" w:hAnsi="Times New Roman" w:cs="Times New Roman"/>
          <w:lang w:val="en-GB"/>
        </w:rPr>
        <w:t xml:space="preserve"> = </w:t>
      </w:r>
      <w:r w:rsidR="009C23CD" w:rsidRPr="002A3B2A">
        <w:rPr>
          <w:rFonts w:ascii="Times New Roman" w:hAnsi="Times New Roman" w:cs="Times New Roman"/>
          <w:lang w:val="en-GB"/>
        </w:rPr>
        <w:t>0.16 [0.12, 0.20</w:t>
      </w:r>
      <w:r w:rsidR="007C762D" w:rsidRPr="002A3B2A">
        <w:rPr>
          <w:rFonts w:ascii="Times New Roman" w:hAnsi="Times New Roman" w:cs="Times New Roman"/>
          <w:lang w:val="en-GB"/>
        </w:rPr>
        <w:t>]</w:t>
      </w:r>
      <w:r w:rsidRPr="002A3B2A">
        <w:rPr>
          <w:rFonts w:ascii="Times New Roman" w:hAnsi="Times New Roman" w:cs="Times New Roman"/>
          <w:lang w:val="en-GB"/>
        </w:rPr>
        <w:t xml:space="preserve">; </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Pr="00CA549B">
        <w:rPr>
          <w:rFonts w:ascii="Times New Roman" w:hAnsi="Times New Roman" w:cs="Times New Roman"/>
          <w:lang w:val="en-GB"/>
        </w:rPr>
        <w:t>, Table S3</w:t>
      </w:r>
      <w:r w:rsidRPr="002A3B2A">
        <w:rPr>
          <w:rFonts w:ascii="Times New Roman" w:hAnsi="Times New Roman" w:cs="Times New Roman"/>
          <w:lang w:val="en-GB"/>
        </w:rPr>
        <w:t xml:space="preserve">). </w:t>
      </w:r>
      <w:del w:id="223" w:author="Clemens" w:date="2021-05-05T14:04:00Z">
        <w:r w:rsidRPr="002A3B2A" w:rsidDel="0019487E">
          <w:rPr>
            <w:rFonts w:ascii="Times New Roman" w:hAnsi="Times New Roman" w:cs="Times New Roman"/>
            <w:lang w:val="en-GB"/>
          </w:rPr>
          <w:delText xml:space="preserve">We detected no evidence for </w:delText>
        </w:r>
      </w:del>
      <w:ins w:id="224" w:author="Clemens" w:date="2021-05-05T14:04:00Z">
        <w:r w:rsidR="0019487E">
          <w:rPr>
            <w:rFonts w:ascii="Times New Roman" w:hAnsi="Times New Roman" w:cs="Times New Roman"/>
            <w:lang w:val="en-GB"/>
          </w:rPr>
          <w:t>S</w:t>
        </w:r>
      </w:ins>
      <w:del w:id="225" w:author="Clemens" w:date="2021-05-05T14:04:00Z">
        <w:r w:rsidR="007400A1" w:rsidDel="0019487E">
          <w:rPr>
            <w:rFonts w:ascii="Times New Roman" w:hAnsi="Times New Roman" w:cs="Times New Roman"/>
            <w:lang w:val="en-GB"/>
          </w:rPr>
          <w:delText xml:space="preserve">within-individual </w:delText>
        </w:r>
        <w:r w:rsidR="00D84B70" w:rsidRPr="002A3B2A" w:rsidDel="0019487E">
          <w:rPr>
            <w:rFonts w:ascii="Times New Roman" w:hAnsi="Times New Roman" w:cs="Times New Roman"/>
            <w:lang w:val="en-GB"/>
          </w:rPr>
          <w:delText>s</w:delText>
        </w:r>
      </w:del>
      <w:r w:rsidR="00D84B70" w:rsidRPr="002A3B2A">
        <w:rPr>
          <w:rFonts w:ascii="Times New Roman" w:hAnsi="Times New Roman" w:cs="Times New Roman"/>
          <w:lang w:val="en-GB"/>
        </w:rPr>
        <w:t xml:space="preserve">enescence in egg volume </w:t>
      </w:r>
      <w:ins w:id="226" w:author="Clemens" w:date="2021-05-05T14:04:00Z">
        <w:r w:rsidR="0019487E">
          <w:rPr>
            <w:rFonts w:ascii="Times New Roman" w:hAnsi="Times New Roman" w:cs="Times New Roman"/>
            <w:lang w:val="en-GB"/>
          </w:rPr>
          <w:t xml:space="preserve">was not supported </w:t>
        </w:r>
      </w:ins>
      <w:r w:rsidR="009C23CD" w:rsidRPr="002A3B2A">
        <w:rPr>
          <w:rFonts w:ascii="Times New Roman" w:hAnsi="Times New Roman" w:cs="Times New Roman"/>
          <w:lang w:val="en-GB"/>
        </w:rPr>
        <w:t>(</w:t>
      </w:r>
      <w:r w:rsidR="009C23CD" w:rsidRPr="002A3B2A">
        <w:rPr>
          <w:rFonts w:ascii="Times New Roman" w:hAnsi="Times New Roman" w:cs="Times New Roman"/>
          <w:i/>
          <w:iCs/>
        </w:rPr>
        <w:t>β</w:t>
      </w:r>
      <w:r w:rsidR="009C23CD" w:rsidRPr="002A3B2A">
        <w:rPr>
          <w:rFonts w:ascii="Times New Roman" w:hAnsi="Times New Roman" w:cs="Times New Roman"/>
          <w:i/>
          <w:iCs/>
          <w:vertAlign w:val="subscript"/>
        </w:rPr>
        <w:t>age</w:t>
      </w:r>
      <w:r w:rsidR="009C23CD" w:rsidRPr="002A3B2A">
        <w:rPr>
          <w:rFonts w:ascii="Times New Roman" w:hAnsi="Times New Roman" w:cs="Times New Roman"/>
          <w:lang w:val="en-GB"/>
        </w:rPr>
        <w:t xml:space="preserve"> [95% CIs]: 0.08 [-0.05, 0.21], </w:t>
      </w:r>
      <w:r w:rsidR="009C23CD" w:rsidRPr="002A3B2A">
        <w:rPr>
          <w:rFonts w:ascii="Times New Roman" w:hAnsi="Times New Roman" w:cs="Times New Roman"/>
          <w:i/>
          <w:iCs/>
        </w:rPr>
        <w:t>β</w:t>
      </w:r>
      <w:r w:rsidR="009C23CD" w:rsidRPr="002A3B2A">
        <w:rPr>
          <w:rFonts w:ascii="Times New Roman" w:hAnsi="Times New Roman" w:cs="Times New Roman"/>
          <w:i/>
          <w:iCs/>
          <w:vertAlign w:val="subscript"/>
        </w:rPr>
        <w:t>age</w:t>
      </w:r>
      <w:r w:rsidR="009C23CD" w:rsidRPr="002A3B2A">
        <w:rPr>
          <w:rFonts w:ascii="Times New Roman" w:hAnsi="Times New Roman" w:cs="Times New Roman"/>
          <w:i/>
          <w:iCs/>
          <w:vertAlign w:val="superscript"/>
        </w:rPr>
        <w:t>2</w:t>
      </w:r>
      <w:r w:rsidR="009C23CD" w:rsidRPr="002A3B2A">
        <w:rPr>
          <w:rFonts w:ascii="Times New Roman" w:hAnsi="Times New Roman" w:cs="Times New Roman"/>
          <w:lang w:val="en-GB"/>
        </w:rPr>
        <w:t>: -0.11 [-0.</w:t>
      </w:r>
      <w:r w:rsidR="0097710E" w:rsidRPr="002A3B2A">
        <w:rPr>
          <w:rFonts w:ascii="Times New Roman" w:hAnsi="Times New Roman" w:cs="Times New Roman"/>
          <w:lang w:val="en-GB"/>
        </w:rPr>
        <w:t>21</w:t>
      </w:r>
      <w:r w:rsidR="009C23CD" w:rsidRPr="002A3B2A">
        <w:rPr>
          <w:rFonts w:ascii="Times New Roman" w:hAnsi="Times New Roman" w:cs="Times New Roman"/>
          <w:lang w:val="en-GB"/>
        </w:rPr>
        <w:t xml:space="preserve">, </w:t>
      </w:r>
      <w:r w:rsidR="00F01EC1" w:rsidRPr="002A3B2A">
        <w:rPr>
          <w:rFonts w:ascii="Times New Roman" w:hAnsi="Times New Roman" w:cs="Times New Roman"/>
          <w:lang w:val="en-GB"/>
        </w:rPr>
        <w:t>0.00</w:t>
      </w:r>
      <w:r w:rsidR="009C23CD" w:rsidRPr="002A3B2A">
        <w:rPr>
          <w:rFonts w:ascii="Times New Roman" w:hAnsi="Times New Roman" w:cs="Times New Roman"/>
          <w:lang w:val="en-GB"/>
        </w:rPr>
        <w:t xml:space="preserve">]; </w:t>
      </w:r>
      <w:r w:rsidR="00D02E7B" w:rsidRPr="002A3B2A">
        <w:rPr>
          <w:rFonts w:ascii="Times New Roman" w:hAnsi="Times New Roman" w:cs="Times New Roman"/>
          <w:lang w:val="en-GB"/>
        </w:rPr>
        <w:t>semi-</w:t>
      </w:r>
      <w:r w:rsidR="0097710E" w:rsidRPr="002A3B2A">
        <w:rPr>
          <w:rFonts w:ascii="Times New Roman" w:hAnsi="Times New Roman" w:cs="Times New Roman"/>
          <w:lang w:val="en-GB"/>
        </w:rPr>
        <w:t>part</w:t>
      </w:r>
      <w:r w:rsidR="00D02E7B" w:rsidRPr="002A3B2A">
        <w:rPr>
          <w:rFonts w:ascii="Times New Roman" w:hAnsi="Times New Roman" w:cs="Times New Roman"/>
          <w:lang w:val="en-GB"/>
        </w:rPr>
        <w:t>ial</w:t>
      </w:r>
      <w:r w:rsidR="0097710E" w:rsidRPr="002A3B2A">
        <w:rPr>
          <w:rFonts w:ascii="Times New Roman" w:hAnsi="Times New Roman" w:cs="Times New Roman"/>
          <w:lang w:val="en-GB"/>
        </w:rPr>
        <w:t xml:space="preserve"> </w:t>
      </w:r>
      <w:r w:rsidR="009C23CD" w:rsidRPr="002A3B2A">
        <w:rPr>
          <w:rFonts w:ascii="Times New Roman" w:hAnsi="Times New Roman" w:cs="Times New Roman"/>
          <w:lang w:val="en-GB"/>
        </w:rPr>
        <w:t>R</w:t>
      </w:r>
      <w:r w:rsidR="009C23CD" w:rsidRPr="002A3B2A">
        <w:rPr>
          <w:rFonts w:ascii="Times New Roman" w:hAnsi="Times New Roman" w:cs="Times New Roman"/>
          <w:vertAlign w:val="superscript"/>
          <w:lang w:val="en-GB"/>
        </w:rPr>
        <w:t>2</w:t>
      </w:r>
      <w:r w:rsidR="0097710E" w:rsidRPr="002A3B2A">
        <w:rPr>
          <w:rFonts w:ascii="Times New Roman" w:hAnsi="Times New Roman" w:cs="Times New Roman"/>
          <w:lang w:val="en-GB"/>
        </w:rPr>
        <w:t xml:space="preserve"> of quadratic senescence function =</w:t>
      </w:r>
      <w:r w:rsidR="009C23CD" w:rsidRPr="002A3B2A">
        <w:rPr>
          <w:rFonts w:ascii="Times New Roman" w:hAnsi="Times New Roman" w:cs="Times New Roman"/>
          <w:lang w:val="en-GB"/>
        </w:rPr>
        <w:t xml:space="preserve"> 0.</w:t>
      </w:r>
      <w:r w:rsidR="0097710E" w:rsidRPr="002A3B2A">
        <w:rPr>
          <w:rFonts w:ascii="Times New Roman" w:hAnsi="Times New Roman" w:cs="Times New Roman"/>
          <w:lang w:val="en-GB"/>
        </w:rPr>
        <w:t>0</w:t>
      </w:r>
      <w:r w:rsidR="00F01EC1" w:rsidRPr="002A3B2A">
        <w:rPr>
          <w:rFonts w:ascii="Times New Roman" w:hAnsi="Times New Roman" w:cs="Times New Roman"/>
          <w:lang w:val="en-GB"/>
        </w:rPr>
        <w:t>05</w:t>
      </w:r>
      <w:r w:rsidR="009C23CD" w:rsidRPr="002A3B2A">
        <w:rPr>
          <w:rFonts w:ascii="Times New Roman" w:hAnsi="Times New Roman" w:cs="Times New Roman"/>
          <w:lang w:val="en-GB"/>
        </w:rPr>
        <w:t xml:space="preserve"> [0, 0.</w:t>
      </w:r>
      <w:r w:rsidR="0097710E" w:rsidRPr="002A3B2A">
        <w:rPr>
          <w:rFonts w:ascii="Times New Roman" w:hAnsi="Times New Roman" w:cs="Times New Roman"/>
          <w:lang w:val="en-GB"/>
        </w:rPr>
        <w:t>05</w:t>
      </w:r>
      <w:r w:rsidR="009C23CD" w:rsidRPr="002A3B2A">
        <w:rPr>
          <w:rFonts w:ascii="Times New Roman" w:hAnsi="Times New Roman" w:cs="Times New Roman"/>
          <w:lang w:val="en-GB"/>
        </w:rPr>
        <w:t xml:space="preserve">]; </w:t>
      </w:r>
      <w:r w:rsidR="009C23CD" w:rsidRPr="00CA549B">
        <w:rPr>
          <w:rFonts w:ascii="Times New Roman" w:hAnsi="Times New Roman" w:cs="Times New Roman"/>
          <w:lang w:val="en-GB"/>
        </w:rPr>
        <w:t>Fig.</w:t>
      </w:r>
      <w:r w:rsidR="00CA549B" w:rsidRPr="00CA549B">
        <w:rPr>
          <w:rFonts w:ascii="Times New Roman" w:hAnsi="Times New Roman" w:cs="Times New Roman"/>
          <w:lang w:val="en-GB"/>
        </w:rPr>
        <w:t xml:space="preserve"> 6</w:t>
      </w:r>
      <w:r w:rsidR="009C23CD" w:rsidRPr="00CA549B">
        <w:rPr>
          <w:rFonts w:ascii="Times New Roman" w:hAnsi="Times New Roman" w:cs="Times New Roman"/>
          <w:lang w:val="en-GB"/>
        </w:rPr>
        <w:t>, Table S</w:t>
      </w:r>
      <w:r w:rsidR="00CA549B" w:rsidRPr="00CA549B">
        <w:rPr>
          <w:rFonts w:ascii="Times New Roman" w:hAnsi="Times New Roman" w:cs="Times New Roman"/>
          <w:lang w:val="en-GB"/>
        </w:rPr>
        <w:t>3</w:t>
      </w:r>
      <w:r w:rsidR="009C23CD" w:rsidRPr="002A3B2A">
        <w:rPr>
          <w:rFonts w:ascii="Times New Roman" w:hAnsi="Times New Roman" w:cs="Times New Roman"/>
          <w:lang w:val="en-GB"/>
        </w:rPr>
        <w:t>)</w:t>
      </w:r>
      <w:r w:rsidR="00D84B70" w:rsidRPr="002A3B2A">
        <w:rPr>
          <w:rFonts w:ascii="Times New Roman" w:hAnsi="Times New Roman" w:cs="Times New Roman"/>
          <w:lang w:val="en-GB"/>
        </w:rPr>
        <w:t xml:space="preserve">. Furthermore, we found </w:t>
      </w:r>
      <w:r w:rsidR="0026030B" w:rsidRPr="002A3B2A">
        <w:rPr>
          <w:rFonts w:ascii="Times New Roman" w:hAnsi="Times New Roman" w:cs="Times New Roman"/>
          <w:lang w:val="en-GB"/>
        </w:rPr>
        <w:t>no</w:t>
      </w:r>
      <w:r w:rsidR="00D84B70" w:rsidRPr="002A3B2A">
        <w:rPr>
          <w:rFonts w:ascii="Times New Roman" w:hAnsi="Times New Roman" w:cs="Times New Roman"/>
          <w:lang w:val="en-GB"/>
        </w:rPr>
        <w:t xml:space="preserve"> support for </w:t>
      </w:r>
      <w:r w:rsidRPr="002A3B2A">
        <w:rPr>
          <w:rFonts w:ascii="Times New Roman" w:hAnsi="Times New Roman" w:cs="Times New Roman"/>
          <w:lang w:val="en-GB"/>
        </w:rPr>
        <w:t xml:space="preserve">selective </w:t>
      </w:r>
      <w:r w:rsidR="0097710E" w:rsidRPr="002A3B2A">
        <w:rPr>
          <w:rFonts w:ascii="Times New Roman" w:hAnsi="Times New Roman" w:cs="Times New Roman"/>
          <w:lang w:val="en-GB"/>
        </w:rPr>
        <w:t>(dis)</w:t>
      </w:r>
      <w:r w:rsidRPr="002A3B2A">
        <w:rPr>
          <w:rFonts w:ascii="Times New Roman" w:hAnsi="Times New Roman" w:cs="Times New Roman"/>
          <w:lang w:val="en-GB"/>
        </w:rPr>
        <w:t xml:space="preserve">appearance of individuals according to egg volume, as the </w:t>
      </w:r>
      <w:ins w:id="227" w:author="Clemens" w:date="2021-05-05T14:06:00Z">
        <w:r w:rsidR="0019487E">
          <w:rPr>
            <w:rFonts w:ascii="Times New Roman" w:hAnsi="Times New Roman" w:cs="Times New Roman"/>
            <w:lang w:val="en-GB"/>
          </w:rPr>
          <w:t xml:space="preserve">95%CIs </w:t>
        </w:r>
      </w:ins>
      <w:del w:id="228" w:author="Clemens" w:date="2021-05-05T14:06:00Z">
        <w:r w:rsidRPr="002A3B2A" w:rsidDel="0019487E">
          <w:rPr>
            <w:rFonts w:ascii="Times New Roman" w:hAnsi="Times New Roman" w:cs="Times New Roman"/>
            <w:lang w:val="en-GB"/>
          </w:rPr>
          <w:delText>effect</w:delText>
        </w:r>
        <w:r w:rsidR="0097710E" w:rsidRPr="002A3B2A" w:rsidDel="0019487E">
          <w:rPr>
            <w:rFonts w:ascii="Times New Roman" w:hAnsi="Times New Roman" w:cs="Times New Roman"/>
            <w:lang w:val="en-GB"/>
          </w:rPr>
          <w:delText>s</w:delText>
        </w:r>
        <w:r w:rsidRPr="002A3B2A" w:rsidDel="0019487E">
          <w:rPr>
            <w:rFonts w:ascii="Times New Roman" w:hAnsi="Times New Roman" w:cs="Times New Roman"/>
            <w:lang w:val="en-GB"/>
          </w:rPr>
          <w:delText xml:space="preserve"> of</w:delText>
        </w:r>
      </w:del>
      <w:ins w:id="229" w:author="Clemens" w:date="2021-05-05T14:06:00Z">
        <w:r w:rsidR="0019487E">
          <w:rPr>
            <w:rFonts w:ascii="Times New Roman" w:hAnsi="Times New Roman" w:cs="Times New Roman"/>
            <w:lang w:val="en-GB"/>
          </w:rPr>
          <w:t xml:space="preserve">for </w:t>
        </w:r>
      </w:ins>
      <w:del w:id="230" w:author="Clemens" w:date="2021-05-05T14:06:00Z">
        <w:r w:rsidRPr="002A3B2A" w:rsidDel="0019487E">
          <w:rPr>
            <w:rFonts w:ascii="Times New Roman" w:hAnsi="Times New Roman" w:cs="Times New Roman"/>
            <w:lang w:val="en-GB"/>
          </w:rPr>
          <w:delText xml:space="preserve"> </w:delText>
        </w:r>
      </w:del>
      <w:r w:rsidRPr="002A3B2A">
        <w:rPr>
          <w:rFonts w:ascii="Times New Roman" w:hAnsi="Times New Roman" w:cs="Times New Roman"/>
          <w:lang w:val="en-GB"/>
        </w:rPr>
        <w:t>first</w:t>
      </w:r>
      <w:r w:rsidR="0097710E" w:rsidRPr="002A3B2A">
        <w:rPr>
          <w:rFonts w:ascii="Times New Roman" w:hAnsi="Times New Roman" w:cs="Times New Roman"/>
          <w:lang w:val="en-GB"/>
        </w:rPr>
        <w:t xml:space="preserve"> and last</w:t>
      </w:r>
      <w:r w:rsidRPr="002A3B2A">
        <w:rPr>
          <w:rFonts w:ascii="Times New Roman" w:hAnsi="Times New Roman" w:cs="Times New Roman"/>
          <w:lang w:val="en-GB"/>
        </w:rPr>
        <w:t xml:space="preserve"> observed age</w:t>
      </w:r>
      <w:r w:rsidR="0097710E" w:rsidRPr="002A3B2A">
        <w:rPr>
          <w:rFonts w:ascii="Times New Roman" w:hAnsi="Times New Roman" w:cs="Times New Roman"/>
          <w:lang w:val="en-GB"/>
        </w:rPr>
        <w:t>s</w:t>
      </w:r>
      <w:r w:rsidRPr="002A3B2A">
        <w:rPr>
          <w:rFonts w:ascii="Times New Roman" w:hAnsi="Times New Roman" w:cs="Times New Roman"/>
          <w:lang w:val="en-GB"/>
        </w:rPr>
        <w:t xml:space="preserve"> of reproduction </w:t>
      </w:r>
      <w:del w:id="231" w:author="Clemens" w:date="2021-05-05T14:06:00Z">
        <w:r w:rsidRPr="002A3B2A" w:rsidDel="0019487E">
          <w:rPr>
            <w:rFonts w:ascii="Times New Roman" w:hAnsi="Times New Roman" w:cs="Times New Roman"/>
            <w:lang w:val="en-GB"/>
          </w:rPr>
          <w:delText>w</w:delText>
        </w:r>
        <w:r w:rsidR="0097710E" w:rsidRPr="002A3B2A" w:rsidDel="0019487E">
          <w:rPr>
            <w:rFonts w:ascii="Times New Roman" w:hAnsi="Times New Roman" w:cs="Times New Roman"/>
            <w:lang w:val="en-GB"/>
          </w:rPr>
          <w:delText>ere</w:delText>
        </w:r>
        <w:r w:rsidRPr="002A3B2A" w:rsidDel="0019487E">
          <w:rPr>
            <w:rFonts w:ascii="Times New Roman" w:hAnsi="Times New Roman" w:cs="Times New Roman"/>
            <w:lang w:val="en-GB"/>
          </w:rPr>
          <w:delText xml:space="preserve"> not </w:delText>
        </w:r>
      </w:del>
      <w:ins w:id="232" w:author="Clemens" w:date="2021-05-05T14:06:00Z">
        <w:r w:rsidR="0019487E">
          <w:rPr>
            <w:rFonts w:ascii="Times New Roman" w:hAnsi="Times New Roman" w:cs="Times New Roman"/>
            <w:lang w:val="en-GB"/>
          </w:rPr>
          <w:t xml:space="preserve">overlapped with zero </w:t>
        </w:r>
      </w:ins>
      <w:del w:id="233" w:author="Clemens" w:date="2021-05-05T14:05:00Z">
        <w:r w:rsidRPr="002A3B2A" w:rsidDel="0019487E">
          <w:rPr>
            <w:rFonts w:ascii="Times New Roman" w:hAnsi="Times New Roman" w:cs="Times New Roman"/>
            <w:lang w:val="en-GB"/>
          </w:rPr>
          <w:delText xml:space="preserve">strongly supported </w:delText>
        </w:r>
      </w:del>
      <w:r w:rsidRPr="002A3B2A">
        <w:rPr>
          <w:rFonts w:ascii="Times New Roman" w:hAnsi="Times New Roman" w:cs="Times New Roman"/>
          <w:lang w:val="en-GB"/>
        </w:rPr>
        <w:t>(</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Pr="00CA549B">
        <w:rPr>
          <w:rFonts w:ascii="Times New Roman" w:hAnsi="Times New Roman" w:cs="Times New Roman"/>
          <w:lang w:val="en-GB"/>
        </w:rPr>
        <w:t>, Table S3</w:t>
      </w:r>
      <w:r w:rsidRPr="002A3B2A">
        <w:rPr>
          <w:rFonts w:ascii="Times New Roman" w:hAnsi="Times New Roman" w:cs="Times New Roman"/>
          <w:lang w:val="en-GB"/>
        </w:rPr>
        <w:t xml:space="preserve">). </w:t>
      </w:r>
      <w:del w:id="234" w:author="Clemens" w:date="2021-05-05T14:07:00Z">
        <w:r w:rsidR="00312641" w:rsidRPr="002A3B2A" w:rsidDel="0019487E">
          <w:rPr>
            <w:rFonts w:ascii="Times New Roman" w:hAnsi="Times New Roman" w:cs="Times New Roman"/>
            <w:lang w:val="en-GB"/>
          </w:rPr>
          <w:delText xml:space="preserve">These results remained consistent when we ran a </w:delText>
        </w:r>
      </w:del>
      <w:ins w:id="235" w:author="Clemens" w:date="2021-05-05T14:07:00Z">
        <w:r w:rsidR="0019487E">
          <w:rPr>
            <w:rFonts w:ascii="Times New Roman" w:hAnsi="Times New Roman" w:cs="Times New Roman"/>
            <w:lang w:val="en-GB"/>
          </w:rPr>
          <w:t xml:space="preserve">The </w:t>
        </w:r>
      </w:ins>
      <w:r w:rsidR="00312641" w:rsidRPr="002A3B2A">
        <w:rPr>
          <w:rFonts w:ascii="Times New Roman" w:hAnsi="Times New Roman" w:cs="Times New Roman"/>
          <w:lang w:val="en-GB"/>
        </w:rPr>
        <w:t xml:space="preserve">bootstrap </w:t>
      </w:r>
      <w:ins w:id="236" w:author="Clemens" w:date="2021-05-05T14:07:00Z">
        <w:r w:rsidR="0019487E">
          <w:rPr>
            <w:rFonts w:ascii="Times New Roman" w:hAnsi="Times New Roman" w:cs="Times New Roman"/>
            <w:lang w:val="en-GB"/>
          </w:rPr>
          <w:t xml:space="preserve">analysis </w:t>
        </w:r>
      </w:ins>
      <w:r w:rsidR="00312641" w:rsidRPr="002A3B2A">
        <w:rPr>
          <w:rFonts w:ascii="Times New Roman" w:hAnsi="Times New Roman" w:cs="Times New Roman"/>
          <w:lang w:val="en-GB"/>
        </w:rPr>
        <w:t xml:space="preserve">that incorporated the individual birth-year posteriors estimated from </w:t>
      </w:r>
      <w:proofErr w:type="spellStart"/>
      <w:r w:rsidR="00312641" w:rsidRPr="002A3B2A">
        <w:rPr>
          <w:rFonts w:ascii="Times New Roman" w:hAnsi="Times New Roman" w:cs="Times New Roman"/>
          <w:lang w:val="en-GB"/>
        </w:rPr>
        <w:t>BaSTA</w:t>
      </w:r>
      <w:proofErr w:type="spellEnd"/>
      <w:r w:rsidR="00312641" w:rsidRPr="002A3B2A">
        <w:rPr>
          <w:rFonts w:ascii="Times New Roman" w:hAnsi="Times New Roman" w:cs="Times New Roman"/>
          <w:lang w:val="en-GB"/>
        </w:rPr>
        <w:t xml:space="preserve"> (</w:t>
      </w:r>
      <w:r w:rsidR="00312641" w:rsidRPr="00CA549B">
        <w:rPr>
          <w:rFonts w:ascii="Times New Roman" w:hAnsi="Times New Roman" w:cs="Times New Roman"/>
          <w:lang w:val="en-GB"/>
        </w:rPr>
        <w:t xml:space="preserve">Fig. </w:t>
      </w:r>
      <w:r w:rsidR="00CA549B" w:rsidRPr="00CA549B">
        <w:rPr>
          <w:rFonts w:ascii="Times New Roman" w:hAnsi="Times New Roman" w:cs="Times New Roman"/>
          <w:lang w:val="en-GB"/>
        </w:rPr>
        <w:t>S</w:t>
      </w:r>
      <w:r w:rsidR="007400A1">
        <w:rPr>
          <w:rFonts w:ascii="Times New Roman" w:hAnsi="Times New Roman" w:cs="Times New Roman"/>
          <w:lang w:val="en-GB"/>
        </w:rPr>
        <w:t>6a–c</w:t>
      </w:r>
      <w:r w:rsidR="00312641" w:rsidRPr="002A3B2A">
        <w:rPr>
          <w:rFonts w:ascii="Times New Roman" w:hAnsi="Times New Roman" w:cs="Times New Roman"/>
          <w:lang w:val="en-GB"/>
        </w:rPr>
        <w:t>)</w:t>
      </w:r>
      <w:ins w:id="237" w:author="Clemens" w:date="2021-05-05T14:07:00Z">
        <w:r w:rsidR="0019487E">
          <w:rPr>
            <w:rFonts w:ascii="Times New Roman" w:hAnsi="Times New Roman" w:cs="Times New Roman"/>
            <w:lang w:val="en-GB"/>
          </w:rPr>
          <w:t xml:space="preserve"> confirmed these</w:t>
        </w:r>
      </w:ins>
      <w:ins w:id="238" w:author="Clemens" w:date="2021-05-05T14:08:00Z">
        <w:r w:rsidR="0019487E">
          <w:rPr>
            <w:rFonts w:ascii="Times New Roman" w:hAnsi="Times New Roman" w:cs="Times New Roman"/>
            <w:lang w:val="en-GB"/>
          </w:rPr>
          <w:t xml:space="preserve"> results</w:t>
        </w:r>
      </w:ins>
      <w:r w:rsidR="00312641" w:rsidRPr="002A3B2A">
        <w:rPr>
          <w:rFonts w:ascii="Times New Roman" w:hAnsi="Times New Roman" w:cs="Times New Roman"/>
          <w:lang w:val="en-GB"/>
        </w:rPr>
        <w:t xml:space="preserve">. </w:t>
      </w:r>
      <w:r w:rsidR="00D84B70" w:rsidRPr="002A3B2A">
        <w:rPr>
          <w:rFonts w:ascii="Times New Roman" w:hAnsi="Times New Roman" w:cs="Times New Roman"/>
          <w:lang w:val="en-GB"/>
        </w:rPr>
        <w:t xml:space="preserve">The strongest </w:t>
      </w:r>
      <w:r w:rsidR="0097710E" w:rsidRPr="002A3B2A">
        <w:rPr>
          <w:rFonts w:ascii="Times New Roman" w:hAnsi="Times New Roman" w:cs="Times New Roman"/>
          <w:lang w:val="en-GB"/>
        </w:rPr>
        <w:t xml:space="preserve">fixed </w:t>
      </w:r>
      <w:r w:rsidR="00D84B70" w:rsidRPr="002A3B2A">
        <w:rPr>
          <w:rFonts w:ascii="Times New Roman" w:hAnsi="Times New Roman" w:cs="Times New Roman"/>
          <w:lang w:val="en-GB"/>
        </w:rPr>
        <w:t xml:space="preserve">effect explaining egg volume variation was </w:t>
      </w:r>
      <w:r w:rsidR="00C84BD1" w:rsidRPr="002A3B2A">
        <w:rPr>
          <w:rFonts w:ascii="Times New Roman" w:hAnsi="Times New Roman" w:cs="Times New Roman"/>
          <w:lang w:val="en-GB"/>
        </w:rPr>
        <w:t xml:space="preserve">the </w:t>
      </w:r>
      <w:r w:rsidR="007C762D" w:rsidRPr="002A3B2A">
        <w:rPr>
          <w:rFonts w:ascii="Times New Roman" w:hAnsi="Times New Roman" w:cs="Times New Roman"/>
          <w:lang w:val="en-GB"/>
        </w:rPr>
        <w:t xml:space="preserve">between-individual </w:t>
      </w:r>
      <w:r w:rsidR="00D84B70" w:rsidRPr="002A3B2A">
        <w:rPr>
          <w:rFonts w:ascii="Times New Roman" w:hAnsi="Times New Roman" w:cs="Times New Roman"/>
          <w:lang w:val="en-GB"/>
        </w:rPr>
        <w:t>quadratic season</w:t>
      </w:r>
      <w:r w:rsidR="00C84BD1" w:rsidRPr="002A3B2A">
        <w:rPr>
          <w:rFonts w:ascii="Times New Roman" w:hAnsi="Times New Roman" w:cs="Times New Roman"/>
          <w:lang w:val="en-GB"/>
        </w:rPr>
        <w:t xml:space="preserve"> function: </w:t>
      </w:r>
      <w:r w:rsidR="00D84B70" w:rsidRPr="002A3B2A">
        <w:rPr>
          <w:rFonts w:ascii="Times New Roman" w:hAnsi="Times New Roman" w:cs="Times New Roman"/>
          <w:lang w:val="en-GB"/>
        </w:rPr>
        <w:t xml:space="preserve">eggs </w:t>
      </w:r>
      <w:r w:rsidR="00C84BD1" w:rsidRPr="002A3B2A">
        <w:rPr>
          <w:rFonts w:ascii="Times New Roman" w:hAnsi="Times New Roman" w:cs="Times New Roman"/>
          <w:lang w:val="en-GB"/>
        </w:rPr>
        <w:t>were</w:t>
      </w:r>
      <w:r w:rsidR="00D84B70" w:rsidRPr="002A3B2A">
        <w:rPr>
          <w:rFonts w:ascii="Times New Roman" w:hAnsi="Times New Roman" w:cs="Times New Roman"/>
          <w:lang w:val="en-GB"/>
        </w:rPr>
        <w:t xml:space="preserve"> smallest at the start of the season</w:t>
      </w:r>
      <w:r w:rsidR="002F4866" w:rsidRPr="002A3B2A">
        <w:rPr>
          <w:rFonts w:ascii="Times New Roman" w:hAnsi="Times New Roman" w:cs="Times New Roman"/>
          <w:lang w:val="en-GB"/>
        </w:rPr>
        <w:t xml:space="preserve"> (</w:t>
      </w:r>
      <w:r w:rsidR="002A1C71" w:rsidRPr="007400A1">
        <w:rPr>
          <w:rFonts w:ascii="Times New Roman" w:hAnsi="Times New Roman" w:cs="Times New Roman"/>
          <w:highlight w:val="yellow"/>
          <w:lang w:val="en-GB"/>
        </w:rPr>
        <w:t>model prediction:</w:t>
      </w:r>
      <w:r w:rsidR="002F4866" w:rsidRPr="007400A1">
        <w:rPr>
          <w:rFonts w:ascii="Times New Roman" w:hAnsi="Times New Roman" w:cs="Times New Roman"/>
          <w:highlight w:val="yellow"/>
          <w:lang w:val="en-GB"/>
        </w:rPr>
        <w:t xml:space="preserve"> </w:t>
      </w:r>
      <w:r w:rsidR="0097710E" w:rsidRPr="007400A1">
        <w:rPr>
          <w:rFonts w:ascii="Times New Roman" w:hAnsi="Times New Roman" w:cs="Times New Roman"/>
          <w:highlight w:val="yellow"/>
          <w:lang w:val="en-GB"/>
        </w:rPr>
        <w:t>6.95</w:t>
      </w:r>
      <w:r w:rsidR="002F4866" w:rsidRPr="007400A1">
        <w:rPr>
          <w:rFonts w:ascii="Times New Roman" w:hAnsi="Times New Roman" w:cs="Times New Roman"/>
          <w:highlight w:val="yellow"/>
          <w:lang w:val="en-GB"/>
        </w:rPr>
        <w:t xml:space="preserve"> </w:t>
      </w:r>
      <w:r w:rsidR="00F8190B" w:rsidRPr="007400A1">
        <w:rPr>
          <w:rFonts w:ascii="Times New Roman" w:hAnsi="Times New Roman" w:cs="Times New Roman"/>
          <w:i/>
          <w:highlight w:val="yellow"/>
          <w:lang w:val="en-GB"/>
        </w:rPr>
        <w:t>cm</w:t>
      </w:r>
      <w:r w:rsidR="002F4866" w:rsidRPr="007400A1">
        <w:rPr>
          <w:rFonts w:ascii="Times New Roman" w:hAnsi="Times New Roman" w:cs="Times New Roman"/>
          <w:highlight w:val="yellow"/>
          <w:vertAlign w:val="superscript"/>
          <w:lang w:val="en-GB"/>
        </w:rPr>
        <w:t>3</w:t>
      </w:r>
      <w:r w:rsidR="002F4866" w:rsidRPr="007400A1">
        <w:rPr>
          <w:rFonts w:ascii="Times New Roman" w:hAnsi="Times New Roman" w:cs="Times New Roman"/>
          <w:highlight w:val="yellow"/>
          <w:lang w:val="en-GB"/>
        </w:rPr>
        <w:t xml:space="preserve"> [</w:t>
      </w:r>
      <w:r w:rsidR="0097710E" w:rsidRPr="007400A1">
        <w:rPr>
          <w:rFonts w:ascii="Times New Roman" w:hAnsi="Times New Roman" w:cs="Times New Roman"/>
          <w:highlight w:val="yellow"/>
          <w:lang w:val="en-GB"/>
        </w:rPr>
        <w:t>6.7</w:t>
      </w:r>
      <w:r w:rsidR="00C84BD1" w:rsidRPr="007400A1">
        <w:rPr>
          <w:rFonts w:ascii="Times New Roman" w:hAnsi="Times New Roman" w:cs="Times New Roman"/>
          <w:highlight w:val="yellow"/>
          <w:lang w:val="en-GB"/>
        </w:rPr>
        <w:t>8</w:t>
      </w:r>
      <w:r w:rsidR="002F4866" w:rsidRPr="007400A1">
        <w:rPr>
          <w:rFonts w:ascii="Times New Roman" w:hAnsi="Times New Roman" w:cs="Times New Roman"/>
          <w:highlight w:val="yellow"/>
          <w:lang w:val="en-GB"/>
        </w:rPr>
        <w:t xml:space="preserve">, </w:t>
      </w:r>
      <w:r w:rsidR="00C84BD1" w:rsidRPr="007400A1">
        <w:rPr>
          <w:rFonts w:ascii="Times New Roman" w:hAnsi="Times New Roman" w:cs="Times New Roman"/>
          <w:highlight w:val="yellow"/>
          <w:lang w:val="en-GB"/>
        </w:rPr>
        <w:t>7.13</w:t>
      </w:r>
      <w:r w:rsidR="002F4866" w:rsidRPr="007400A1">
        <w:rPr>
          <w:rFonts w:ascii="Times New Roman" w:hAnsi="Times New Roman" w:cs="Times New Roman"/>
          <w:highlight w:val="yellow"/>
          <w:lang w:val="en-GB"/>
        </w:rPr>
        <w:t>] 95%CI</w:t>
      </w:r>
      <w:r w:rsidR="00D84B70" w:rsidRPr="007400A1">
        <w:rPr>
          <w:rFonts w:ascii="Times New Roman" w:hAnsi="Times New Roman" w:cs="Times New Roman"/>
          <w:highlight w:val="yellow"/>
          <w:lang w:val="en-GB"/>
        </w:rPr>
        <w:t>,</w:t>
      </w:r>
      <w:r w:rsidR="00D84B70" w:rsidRPr="002A3B2A">
        <w:rPr>
          <w:rFonts w:ascii="Times New Roman" w:hAnsi="Times New Roman" w:cs="Times New Roman"/>
          <w:lang w:val="en-GB"/>
        </w:rPr>
        <w:t xml:space="preserve"> </w:t>
      </w:r>
      <w:r w:rsidR="00D84B70" w:rsidRPr="00CA549B">
        <w:rPr>
          <w:rFonts w:ascii="Times New Roman" w:hAnsi="Times New Roman" w:cs="Times New Roman"/>
          <w:lang w:val="en-GB"/>
        </w:rPr>
        <w:t xml:space="preserve">Fig. </w:t>
      </w:r>
      <w:r w:rsidR="00CA549B" w:rsidRPr="00CA549B">
        <w:rPr>
          <w:rFonts w:ascii="Times New Roman" w:hAnsi="Times New Roman" w:cs="Times New Roman"/>
          <w:lang w:val="en-GB"/>
        </w:rPr>
        <w:t>4</w:t>
      </w:r>
      <w:r w:rsidR="00D84B70" w:rsidRPr="00CA549B">
        <w:rPr>
          <w:rFonts w:ascii="Times New Roman" w:hAnsi="Times New Roman" w:cs="Times New Roman"/>
          <w:lang w:val="en-GB"/>
        </w:rPr>
        <w:t>c</w:t>
      </w:r>
      <w:r w:rsidR="00D84B70" w:rsidRPr="002A3B2A">
        <w:rPr>
          <w:rFonts w:ascii="Times New Roman" w:hAnsi="Times New Roman" w:cs="Times New Roman"/>
          <w:lang w:val="en-GB"/>
        </w:rPr>
        <w:t>)</w:t>
      </w:r>
      <w:r w:rsidR="002F4866" w:rsidRPr="002A3B2A">
        <w:rPr>
          <w:rFonts w:ascii="Times New Roman" w:hAnsi="Times New Roman" w:cs="Times New Roman"/>
          <w:lang w:val="en-GB"/>
        </w:rPr>
        <w:t xml:space="preserve"> and largest shortly after the middle </w:t>
      </w:r>
      <w:r w:rsidR="002F4866" w:rsidRPr="002A3B2A">
        <w:rPr>
          <w:rFonts w:ascii="Times New Roman" w:hAnsi="Times New Roman" w:cs="Times New Roman"/>
          <w:lang w:val="en-GB"/>
        </w:rPr>
        <w:lastRenderedPageBreak/>
        <w:t>of the season (</w:t>
      </w:r>
      <w:r w:rsidR="002A1C71" w:rsidRPr="002A3B2A">
        <w:rPr>
          <w:rFonts w:ascii="Times New Roman" w:hAnsi="Times New Roman" w:cs="Times New Roman"/>
          <w:lang w:val="en-GB"/>
        </w:rPr>
        <w:t xml:space="preserve">model prediction: </w:t>
      </w:r>
      <w:r w:rsidR="00C84BD1" w:rsidRPr="007400A1">
        <w:rPr>
          <w:rFonts w:ascii="Times New Roman" w:hAnsi="Times New Roman" w:cs="Times New Roman"/>
          <w:highlight w:val="yellow"/>
          <w:lang w:val="en-GB"/>
        </w:rPr>
        <w:t>7.65</w:t>
      </w:r>
      <w:r w:rsidR="002F4866" w:rsidRPr="007400A1">
        <w:rPr>
          <w:rFonts w:ascii="Times New Roman" w:hAnsi="Times New Roman" w:cs="Times New Roman"/>
          <w:highlight w:val="yellow"/>
          <w:lang w:val="en-GB"/>
        </w:rPr>
        <w:t xml:space="preserve"> </w:t>
      </w:r>
      <w:r w:rsidR="00F8190B" w:rsidRPr="007400A1">
        <w:rPr>
          <w:rFonts w:ascii="Times New Roman" w:hAnsi="Times New Roman" w:cs="Times New Roman"/>
          <w:i/>
          <w:highlight w:val="yellow"/>
          <w:lang w:val="en-GB"/>
        </w:rPr>
        <w:t>cm</w:t>
      </w:r>
      <w:r w:rsidR="002F4866" w:rsidRPr="007400A1">
        <w:rPr>
          <w:rFonts w:ascii="Times New Roman" w:hAnsi="Times New Roman" w:cs="Times New Roman"/>
          <w:highlight w:val="yellow"/>
          <w:vertAlign w:val="superscript"/>
          <w:lang w:val="en-GB"/>
        </w:rPr>
        <w:t>3</w:t>
      </w:r>
      <w:r w:rsidR="002F4866" w:rsidRPr="007400A1">
        <w:rPr>
          <w:rFonts w:ascii="Times New Roman" w:hAnsi="Times New Roman" w:cs="Times New Roman"/>
          <w:highlight w:val="yellow"/>
          <w:lang w:val="en-GB"/>
        </w:rPr>
        <w:t xml:space="preserve"> [</w:t>
      </w:r>
      <w:r w:rsidR="00C84BD1" w:rsidRPr="007400A1">
        <w:rPr>
          <w:rFonts w:ascii="Times New Roman" w:hAnsi="Times New Roman" w:cs="Times New Roman"/>
          <w:highlight w:val="yellow"/>
          <w:lang w:val="en-GB"/>
        </w:rPr>
        <w:t>7.58</w:t>
      </w:r>
      <w:r w:rsidR="002F4866" w:rsidRPr="007400A1">
        <w:rPr>
          <w:rFonts w:ascii="Times New Roman" w:hAnsi="Times New Roman" w:cs="Times New Roman"/>
          <w:highlight w:val="yellow"/>
          <w:lang w:val="en-GB"/>
        </w:rPr>
        <w:t xml:space="preserve">, </w:t>
      </w:r>
      <w:r w:rsidR="00C84BD1" w:rsidRPr="007400A1">
        <w:rPr>
          <w:rFonts w:ascii="Times New Roman" w:hAnsi="Times New Roman" w:cs="Times New Roman"/>
          <w:highlight w:val="yellow"/>
          <w:lang w:val="en-GB"/>
        </w:rPr>
        <w:t>7.72</w:t>
      </w:r>
      <w:r w:rsidR="002F4866" w:rsidRPr="007400A1">
        <w:rPr>
          <w:rFonts w:ascii="Times New Roman" w:hAnsi="Times New Roman" w:cs="Times New Roman"/>
          <w:highlight w:val="yellow"/>
          <w:lang w:val="en-GB"/>
        </w:rPr>
        <w:t>] 95%CI,</w:t>
      </w:r>
      <w:r w:rsidR="002F4866" w:rsidRPr="002A3B2A">
        <w:rPr>
          <w:rFonts w:ascii="Times New Roman" w:hAnsi="Times New Roman" w:cs="Times New Roman"/>
          <w:lang w:val="en-GB"/>
        </w:rPr>
        <w:t xml:space="preserve"> </w:t>
      </w:r>
      <w:r w:rsidR="002F4866" w:rsidRPr="00CA549B">
        <w:rPr>
          <w:rFonts w:ascii="Times New Roman" w:hAnsi="Times New Roman" w:cs="Times New Roman"/>
          <w:lang w:val="en-GB"/>
        </w:rPr>
        <w:t xml:space="preserve">Fig. </w:t>
      </w:r>
      <w:r w:rsidR="00CA549B" w:rsidRPr="00CA549B">
        <w:rPr>
          <w:rFonts w:ascii="Times New Roman" w:hAnsi="Times New Roman" w:cs="Times New Roman"/>
          <w:lang w:val="en-GB"/>
        </w:rPr>
        <w:t>4</w:t>
      </w:r>
      <w:r w:rsidR="00CA549B">
        <w:rPr>
          <w:rFonts w:ascii="Times New Roman" w:hAnsi="Times New Roman" w:cs="Times New Roman"/>
          <w:lang w:val="en-GB"/>
        </w:rPr>
        <w:t>c</w:t>
      </w:r>
      <w:r w:rsidR="002F4866" w:rsidRPr="002A3B2A">
        <w:rPr>
          <w:rFonts w:ascii="Times New Roman" w:hAnsi="Times New Roman" w:cs="Times New Roman"/>
          <w:lang w:val="en-GB"/>
        </w:rPr>
        <w:t>)</w:t>
      </w:r>
      <w:r w:rsidR="00D84B70" w:rsidRPr="002A3B2A">
        <w:rPr>
          <w:rFonts w:ascii="Times New Roman" w:hAnsi="Times New Roman" w:cs="Times New Roman"/>
          <w:lang w:val="en-GB"/>
        </w:rPr>
        <w:t>.</w:t>
      </w:r>
      <w:r w:rsidR="00C84BD1" w:rsidRPr="002A3B2A">
        <w:rPr>
          <w:rFonts w:ascii="Times New Roman" w:hAnsi="Times New Roman" w:cs="Times New Roman"/>
          <w:lang w:val="en-GB"/>
        </w:rPr>
        <w:t xml:space="preserve"> </w:t>
      </w:r>
      <w:r w:rsidR="006C095A" w:rsidRPr="002A3B2A">
        <w:rPr>
          <w:rFonts w:ascii="Times New Roman" w:hAnsi="Times New Roman" w:cs="Times New Roman"/>
          <w:lang w:val="en-GB"/>
        </w:rPr>
        <w:t xml:space="preserve">Average egg volume also increased between sequential clutches </w:t>
      </w:r>
      <w:r w:rsidR="007C762D" w:rsidRPr="002A3B2A">
        <w:rPr>
          <w:rFonts w:ascii="Times New Roman" w:hAnsi="Times New Roman" w:cs="Times New Roman"/>
          <w:lang w:val="en-GB"/>
        </w:rPr>
        <w:t>within</w:t>
      </w:r>
      <w:r w:rsidR="006C095A" w:rsidRPr="002A3B2A">
        <w:rPr>
          <w:rFonts w:ascii="Times New Roman" w:hAnsi="Times New Roman" w:cs="Times New Roman"/>
          <w:lang w:val="en-GB"/>
        </w:rPr>
        <w:t xml:space="preserve"> </w:t>
      </w:r>
      <w:r w:rsidR="007C762D" w:rsidRPr="002A3B2A">
        <w:rPr>
          <w:rFonts w:ascii="Times New Roman" w:hAnsi="Times New Roman" w:cs="Times New Roman"/>
          <w:lang w:val="en-GB"/>
        </w:rPr>
        <w:t>individual</w:t>
      </w:r>
      <w:r w:rsidR="006C095A" w:rsidRPr="002A3B2A">
        <w:rPr>
          <w:rFonts w:ascii="Times New Roman" w:hAnsi="Times New Roman" w:cs="Times New Roman"/>
          <w:lang w:val="en-GB"/>
        </w:rPr>
        <w:t>s but with smaller magnitude than the population-level trend (</w:t>
      </w:r>
      <w:r w:rsidR="006C095A" w:rsidRPr="002A3B2A">
        <w:rPr>
          <w:rFonts w:ascii="Times New Roman" w:hAnsi="Times New Roman" w:cs="Times New Roman"/>
          <w:i/>
          <w:iCs/>
          <w:highlight w:val="yellow"/>
        </w:rPr>
        <w:t>β</w:t>
      </w:r>
      <w:r w:rsidR="006C095A" w:rsidRPr="002A3B2A">
        <w:rPr>
          <w:rFonts w:ascii="Times New Roman" w:hAnsi="Times New Roman" w:cs="Times New Roman"/>
          <w:i/>
          <w:iCs/>
          <w:highlight w:val="yellow"/>
          <w:vertAlign w:val="subscript"/>
        </w:rPr>
        <w:t>within</w:t>
      </w:r>
      <w:r w:rsidR="006C095A" w:rsidRPr="002A3B2A">
        <w:rPr>
          <w:rFonts w:ascii="Times New Roman" w:hAnsi="Times New Roman" w:cs="Times New Roman"/>
          <w:highlight w:val="yellow"/>
          <w:lang w:val="en-GB"/>
        </w:rPr>
        <w:t>: -0.11 [-0.21, 0.00]</w:t>
      </w:r>
      <w:r w:rsidR="006C095A" w:rsidRPr="002A3B2A">
        <w:rPr>
          <w:rFonts w:ascii="Times New Roman" w:hAnsi="Times New Roman" w:cs="Times New Roman"/>
          <w:lang w:val="en-GB"/>
        </w:rPr>
        <w:t xml:space="preserve">). </w:t>
      </w:r>
      <w:r w:rsidR="007C762D" w:rsidRPr="002A3B2A">
        <w:rPr>
          <w:rFonts w:ascii="Times New Roman" w:hAnsi="Times New Roman" w:cs="Times New Roman"/>
          <w:lang w:val="en-GB"/>
        </w:rPr>
        <w:t xml:space="preserve">As expected, </w:t>
      </w:r>
      <w:ins w:id="239" w:author="Clemens" w:date="2021-05-05T14:08:00Z">
        <w:r w:rsidR="0019487E">
          <w:rPr>
            <w:rFonts w:ascii="Times New Roman" w:hAnsi="Times New Roman" w:cs="Times New Roman"/>
            <w:lang w:val="en-GB"/>
          </w:rPr>
          <w:t xml:space="preserve">larger </w:t>
        </w:r>
      </w:ins>
      <w:r w:rsidR="007C762D" w:rsidRPr="002A3B2A">
        <w:rPr>
          <w:rFonts w:ascii="Times New Roman" w:hAnsi="Times New Roman" w:cs="Times New Roman"/>
          <w:lang w:val="en-GB"/>
        </w:rPr>
        <w:t>f</w:t>
      </w:r>
      <w:r w:rsidR="00C84BD1" w:rsidRPr="002A3B2A">
        <w:rPr>
          <w:rFonts w:ascii="Times New Roman" w:hAnsi="Times New Roman" w:cs="Times New Roman"/>
          <w:lang w:val="en-GB"/>
        </w:rPr>
        <w:t xml:space="preserve">emales </w:t>
      </w:r>
      <w:del w:id="240" w:author="Clemens" w:date="2021-05-05T14:08:00Z">
        <w:r w:rsidR="00C84BD1" w:rsidRPr="002A3B2A" w:rsidDel="0019487E">
          <w:rPr>
            <w:rFonts w:ascii="Times New Roman" w:hAnsi="Times New Roman" w:cs="Times New Roman"/>
            <w:lang w:val="en-GB"/>
          </w:rPr>
          <w:delText xml:space="preserve">with larger tarsi </w:delText>
        </w:r>
      </w:del>
      <w:r w:rsidR="00C84BD1" w:rsidRPr="002A3B2A">
        <w:rPr>
          <w:rFonts w:ascii="Times New Roman" w:hAnsi="Times New Roman" w:cs="Times New Roman"/>
          <w:lang w:val="en-GB"/>
        </w:rPr>
        <w:t xml:space="preserve">laid larger eggs </w:t>
      </w:r>
      <w:ins w:id="241" w:author="Clemens" w:date="2021-05-05T14:09:00Z">
        <w:r w:rsidR="0019487E">
          <w:rPr>
            <w:rFonts w:ascii="Times New Roman" w:hAnsi="Times New Roman" w:cs="Times New Roman"/>
            <w:lang w:val="en-GB"/>
          </w:rPr>
          <w:t xml:space="preserve">than smaller females </w:t>
        </w:r>
      </w:ins>
      <w:r w:rsidR="00C84BD1" w:rsidRPr="002A3B2A">
        <w:rPr>
          <w:rFonts w:ascii="Times New Roman" w:hAnsi="Times New Roman" w:cs="Times New Roman"/>
          <w:lang w:val="en-GB"/>
        </w:rPr>
        <w:t>(</w:t>
      </w:r>
      <w:r w:rsidR="00C84BD1" w:rsidRPr="002A3B2A">
        <w:rPr>
          <w:rFonts w:ascii="Times New Roman" w:hAnsi="Times New Roman" w:cs="Times New Roman"/>
          <w:i/>
          <w:iCs/>
        </w:rPr>
        <w:t>β</w:t>
      </w:r>
      <w:r w:rsidR="00C84BD1" w:rsidRPr="002A3B2A">
        <w:rPr>
          <w:rFonts w:ascii="Times New Roman" w:hAnsi="Times New Roman" w:cs="Times New Roman"/>
          <w:i/>
          <w:iCs/>
          <w:vertAlign w:val="subscript"/>
        </w:rPr>
        <w:t xml:space="preserve">tarsus </w:t>
      </w:r>
      <w:r w:rsidR="00C84BD1" w:rsidRPr="002A3B2A">
        <w:rPr>
          <w:rFonts w:ascii="Times New Roman" w:hAnsi="Times New Roman" w:cs="Times New Roman"/>
          <w:lang w:val="en-GB"/>
        </w:rPr>
        <w:t>[95% CI]</w:t>
      </w:r>
      <w:r w:rsidR="00C84BD1" w:rsidRPr="002A3B2A">
        <w:rPr>
          <w:rFonts w:ascii="Times New Roman" w:hAnsi="Times New Roman" w:cs="Times New Roman"/>
        </w:rPr>
        <w:t xml:space="preserve">: </w:t>
      </w:r>
      <w:r w:rsidR="00C84BD1" w:rsidRPr="002A3B2A">
        <w:rPr>
          <w:rFonts w:ascii="Times New Roman" w:hAnsi="Times New Roman" w:cs="Times New Roman"/>
          <w:lang w:val="en-GB"/>
        </w:rPr>
        <w:t xml:space="preserve">0.14 [0.07, 0.21]; </w:t>
      </w:r>
      <w:r w:rsidR="00D02E7B" w:rsidRPr="002A3B2A">
        <w:rPr>
          <w:rFonts w:ascii="Times New Roman" w:hAnsi="Times New Roman" w:cs="Times New Roman"/>
          <w:lang w:val="en-GB"/>
        </w:rPr>
        <w:t>semi-</w:t>
      </w:r>
      <w:r w:rsidR="00C84BD1" w:rsidRPr="002A3B2A">
        <w:rPr>
          <w:rFonts w:ascii="Times New Roman" w:hAnsi="Times New Roman" w:cs="Times New Roman"/>
          <w:lang w:val="en-GB"/>
        </w:rPr>
        <w:t>part</w:t>
      </w:r>
      <w:r w:rsidR="00D02E7B" w:rsidRPr="002A3B2A">
        <w:rPr>
          <w:rFonts w:ascii="Times New Roman" w:hAnsi="Times New Roman" w:cs="Times New Roman"/>
          <w:lang w:val="en-GB"/>
        </w:rPr>
        <w:t>ial</w:t>
      </w:r>
      <w:r w:rsidR="00C84BD1" w:rsidRPr="002A3B2A">
        <w:rPr>
          <w:rFonts w:ascii="Times New Roman" w:hAnsi="Times New Roman" w:cs="Times New Roman"/>
          <w:lang w:val="en-GB"/>
        </w:rPr>
        <w:t xml:space="preserve"> R</w:t>
      </w:r>
      <w:r w:rsidR="00C84BD1" w:rsidRPr="002A3B2A">
        <w:rPr>
          <w:rFonts w:ascii="Times New Roman" w:hAnsi="Times New Roman" w:cs="Times New Roman"/>
          <w:vertAlign w:val="superscript"/>
          <w:lang w:val="en-GB"/>
        </w:rPr>
        <w:t>2</w:t>
      </w:r>
      <w:r w:rsidR="00C84BD1" w:rsidRPr="002A3B2A">
        <w:rPr>
          <w:rFonts w:ascii="Times New Roman" w:hAnsi="Times New Roman" w:cs="Times New Roman"/>
          <w:lang w:val="en-GB"/>
        </w:rPr>
        <w:t xml:space="preserve"> of female tarsus = 0.02 [0, 0.06]; </w:t>
      </w:r>
      <w:r w:rsidR="00C84BD1" w:rsidRPr="00CA549B">
        <w:rPr>
          <w:rFonts w:ascii="Times New Roman" w:hAnsi="Times New Roman" w:cs="Times New Roman"/>
          <w:lang w:val="en-GB"/>
        </w:rPr>
        <w:t xml:space="preserve">Fig. </w:t>
      </w:r>
      <w:r w:rsidR="00CA549B" w:rsidRPr="00CA549B">
        <w:rPr>
          <w:rFonts w:ascii="Times New Roman" w:hAnsi="Times New Roman" w:cs="Times New Roman"/>
          <w:lang w:val="en-GB"/>
        </w:rPr>
        <w:t>6</w:t>
      </w:r>
      <w:r w:rsidR="00C84BD1" w:rsidRPr="002A3B2A">
        <w:rPr>
          <w:rFonts w:ascii="Times New Roman" w:hAnsi="Times New Roman" w:cs="Times New Roman"/>
          <w:lang w:val="en-GB"/>
        </w:rPr>
        <w:t xml:space="preserve">, </w:t>
      </w:r>
      <w:r w:rsidR="00CA549B">
        <w:rPr>
          <w:rFonts w:ascii="Times New Roman" w:hAnsi="Times New Roman" w:cs="Times New Roman"/>
          <w:lang w:val="en-GB"/>
        </w:rPr>
        <w:t>Figure S4</w:t>
      </w:r>
      <w:r w:rsidR="00C84BD1" w:rsidRPr="002A3B2A">
        <w:rPr>
          <w:rFonts w:ascii="Times New Roman" w:hAnsi="Times New Roman" w:cs="Times New Roman"/>
          <w:lang w:val="en-GB"/>
        </w:rPr>
        <w:t>).</w:t>
      </w:r>
    </w:p>
    <w:p w14:paraId="6F880057" w14:textId="4F81FCC5" w:rsidR="00D84B70" w:rsidRPr="002A3B2A" w:rsidRDefault="00D84B70" w:rsidP="00E13C34">
      <w:pPr>
        <w:suppressLineNumbers/>
        <w:spacing w:line="360" w:lineRule="auto"/>
        <w:jc w:val="both"/>
        <w:rPr>
          <w:rFonts w:ascii="Times New Roman" w:hAnsi="Times New Roman" w:cs="Times New Roman"/>
          <w:lang w:val="en-GB"/>
        </w:rPr>
      </w:pPr>
    </w:p>
    <w:p w14:paraId="48CAF273" w14:textId="1ADBBE6A" w:rsidR="00D84B70" w:rsidRPr="002A3B2A" w:rsidRDefault="00D84B70" w:rsidP="002A3B2A">
      <w:pPr>
        <w:spacing w:line="360" w:lineRule="auto"/>
        <w:jc w:val="both"/>
        <w:rPr>
          <w:rFonts w:ascii="Times New Roman" w:hAnsi="Times New Roman" w:cs="Times New Roman"/>
          <w:i/>
          <w:iCs/>
          <w:lang w:val="en-GB"/>
        </w:rPr>
      </w:pPr>
      <w:r w:rsidRPr="002A3B2A">
        <w:rPr>
          <w:rFonts w:ascii="Times New Roman" w:hAnsi="Times New Roman" w:cs="Times New Roman"/>
          <w:i/>
          <w:iCs/>
          <w:lang w:val="en-GB"/>
        </w:rPr>
        <w:t>Individual variation in lay date</w:t>
      </w:r>
    </w:p>
    <w:p w14:paraId="7B2497DC" w14:textId="0DBC6414" w:rsidR="00D84B70" w:rsidRPr="002A3B2A" w:rsidRDefault="00D84B70"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Females had low repeatability in the lay date of their first nest among years</w:t>
      </w:r>
      <w:r w:rsidR="005A7ADF" w:rsidRPr="002A3B2A">
        <w:rPr>
          <w:rFonts w:ascii="Times New Roman" w:hAnsi="Times New Roman" w:cs="Times New Roman"/>
          <w:lang w:val="en-GB"/>
        </w:rPr>
        <w:t xml:space="preserve"> (</w:t>
      </w:r>
      <w:r w:rsidR="005A7ADF" w:rsidRPr="002A3B2A">
        <w:rPr>
          <w:rFonts w:ascii="Times New Roman" w:hAnsi="Times New Roman" w:cs="Times New Roman"/>
          <w:i/>
          <w:iCs/>
          <w:lang w:val="en-GB"/>
        </w:rPr>
        <w:t xml:space="preserve">r </w:t>
      </w:r>
      <w:r w:rsidR="005A7ADF" w:rsidRPr="002A3B2A">
        <w:rPr>
          <w:rFonts w:ascii="Times New Roman" w:hAnsi="Times New Roman" w:cs="Times New Roman"/>
          <w:lang w:val="en-GB"/>
        </w:rPr>
        <w:t>=</w:t>
      </w:r>
      <w:r w:rsidR="005B1EEA" w:rsidRPr="002A3B2A">
        <w:rPr>
          <w:rFonts w:ascii="Times New Roman" w:hAnsi="Times New Roman" w:cs="Times New Roman"/>
          <w:lang w:val="en-GB"/>
        </w:rPr>
        <w:t xml:space="preserve"> 0.07 </w:t>
      </w:r>
      <w:r w:rsidRPr="002A3B2A">
        <w:rPr>
          <w:rFonts w:ascii="Times New Roman" w:hAnsi="Times New Roman" w:cs="Times New Roman"/>
          <w:lang w:val="en-GB"/>
        </w:rPr>
        <w:t>[</w:t>
      </w:r>
      <w:r w:rsidR="005B1EEA" w:rsidRPr="002A3B2A">
        <w:rPr>
          <w:rFonts w:ascii="Times New Roman" w:hAnsi="Times New Roman" w:cs="Times New Roman"/>
          <w:lang w:val="en-GB"/>
        </w:rPr>
        <w:t>0</w:t>
      </w:r>
      <w:r w:rsidRPr="002A3B2A">
        <w:rPr>
          <w:rFonts w:ascii="Times New Roman" w:hAnsi="Times New Roman" w:cs="Times New Roman"/>
          <w:lang w:val="en-GB"/>
        </w:rPr>
        <w:t xml:space="preserve">, </w:t>
      </w:r>
      <w:r w:rsidR="005B1EEA" w:rsidRPr="002A3B2A">
        <w:rPr>
          <w:rFonts w:ascii="Times New Roman" w:hAnsi="Times New Roman" w:cs="Times New Roman"/>
          <w:lang w:val="en-GB"/>
        </w:rPr>
        <w:t>0.18</w:t>
      </w:r>
      <w:r w:rsidRPr="002A3B2A">
        <w:rPr>
          <w:rFonts w:ascii="Times New Roman" w:hAnsi="Times New Roman" w:cs="Times New Roman"/>
          <w:lang w:val="en-GB"/>
        </w:rPr>
        <w:t xml:space="preserve">] 95%CI; </w:t>
      </w:r>
      <w:r w:rsidRPr="00CA549B">
        <w:rPr>
          <w:rFonts w:ascii="Times New Roman" w:hAnsi="Times New Roman" w:cs="Times New Roman"/>
          <w:lang w:val="en-GB"/>
        </w:rPr>
        <w:t xml:space="preserve">Fig. </w:t>
      </w:r>
      <w:r w:rsidR="00CA549B" w:rsidRPr="00CA549B">
        <w:rPr>
          <w:rFonts w:ascii="Times New Roman" w:hAnsi="Times New Roman" w:cs="Times New Roman"/>
          <w:lang w:val="en-GB"/>
        </w:rPr>
        <w:t>7</w:t>
      </w:r>
      <w:r w:rsidRPr="00CA549B">
        <w:rPr>
          <w:rFonts w:ascii="Times New Roman" w:hAnsi="Times New Roman" w:cs="Times New Roman"/>
          <w:lang w:val="en-GB"/>
        </w:rPr>
        <w:t>, Table S</w:t>
      </w:r>
      <w:r w:rsidR="00B656CE">
        <w:rPr>
          <w:rFonts w:ascii="Times New Roman" w:hAnsi="Times New Roman" w:cs="Times New Roman"/>
          <w:lang w:val="en-GB"/>
        </w:rPr>
        <w:t>5</w:t>
      </w:r>
      <w:r w:rsidRPr="002A3B2A">
        <w:rPr>
          <w:rFonts w:ascii="Times New Roman" w:hAnsi="Times New Roman" w:cs="Times New Roman"/>
          <w:lang w:val="en-GB"/>
        </w:rPr>
        <w:t xml:space="preserve">). We found moderate support for </w:t>
      </w:r>
      <w:r w:rsidR="005B1EEA" w:rsidRPr="002A3B2A">
        <w:rPr>
          <w:rFonts w:ascii="Times New Roman" w:hAnsi="Times New Roman" w:cs="Times New Roman"/>
          <w:lang w:val="en-GB"/>
        </w:rPr>
        <w:t>the linear</w:t>
      </w:r>
      <w:r w:rsidRPr="002A3B2A">
        <w:rPr>
          <w:rFonts w:ascii="Times New Roman" w:hAnsi="Times New Roman" w:cs="Times New Roman"/>
          <w:lang w:val="en-GB"/>
        </w:rPr>
        <w:t xml:space="preserve"> </w:t>
      </w:r>
      <w:r w:rsidR="005B1EEA" w:rsidRPr="002A3B2A">
        <w:rPr>
          <w:rFonts w:ascii="Times New Roman" w:hAnsi="Times New Roman" w:cs="Times New Roman"/>
          <w:lang w:val="en-GB"/>
        </w:rPr>
        <w:t xml:space="preserve">term of the </w:t>
      </w:r>
      <w:r w:rsidRPr="002A3B2A">
        <w:rPr>
          <w:rFonts w:ascii="Times New Roman" w:hAnsi="Times New Roman" w:cs="Times New Roman"/>
          <w:lang w:val="en-GB"/>
        </w:rPr>
        <w:t>age</w:t>
      </w:r>
      <w:r w:rsidR="005B1EEA" w:rsidRPr="002A3B2A">
        <w:rPr>
          <w:rFonts w:ascii="Times New Roman" w:hAnsi="Times New Roman" w:cs="Times New Roman"/>
          <w:lang w:val="en-GB"/>
        </w:rPr>
        <w:t xml:space="preserve"> function predicting the</w:t>
      </w:r>
      <w:r w:rsidRPr="002A3B2A">
        <w:rPr>
          <w:rFonts w:ascii="Times New Roman" w:hAnsi="Times New Roman" w:cs="Times New Roman"/>
          <w:lang w:val="en-GB"/>
        </w:rPr>
        <w:t xml:space="preserve"> lay date of a female’s first nest in the season: young individuals </w:t>
      </w:r>
      <w:r w:rsidR="00101D7A" w:rsidRPr="002A3B2A">
        <w:rPr>
          <w:rFonts w:ascii="Times New Roman" w:hAnsi="Times New Roman" w:cs="Times New Roman"/>
          <w:lang w:val="en-GB"/>
        </w:rPr>
        <w:t>laid later nests</w:t>
      </w:r>
      <w:r w:rsidRPr="002A3B2A">
        <w:rPr>
          <w:rFonts w:ascii="Times New Roman" w:hAnsi="Times New Roman" w:cs="Times New Roman"/>
          <w:lang w:val="en-GB"/>
        </w:rPr>
        <w:t xml:space="preserve"> compared to </w:t>
      </w:r>
      <w:r w:rsidR="00A55351" w:rsidRPr="002A3B2A">
        <w:rPr>
          <w:rFonts w:ascii="Times New Roman" w:hAnsi="Times New Roman" w:cs="Times New Roman"/>
          <w:lang w:val="en-GB"/>
        </w:rPr>
        <w:t>their older conspecifics</w:t>
      </w:r>
      <w:r w:rsidR="002F4866" w:rsidRPr="002A3B2A">
        <w:rPr>
          <w:rFonts w:ascii="Times New Roman" w:hAnsi="Times New Roman" w:cs="Times New Roman"/>
          <w:lang w:val="en-GB"/>
        </w:rPr>
        <w:t xml:space="preserve"> with lay date advancing </w:t>
      </w:r>
      <w:r w:rsidR="00101D7A" w:rsidRPr="002A3B2A">
        <w:rPr>
          <w:rFonts w:ascii="Times New Roman" w:hAnsi="Times New Roman" w:cs="Times New Roman"/>
          <w:lang w:val="en-GB"/>
        </w:rPr>
        <w:t xml:space="preserve">by </w:t>
      </w:r>
      <w:r w:rsidR="00901351">
        <w:rPr>
          <w:rFonts w:ascii="Times New Roman" w:hAnsi="Times New Roman" w:cs="Times New Roman"/>
          <w:lang w:val="en-GB"/>
        </w:rPr>
        <w:t>~</w:t>
      </w:r>
      <w:r w:rsidR="005B1EEA" w:rsidRPr="002A3B2A">
        <w:rPr>
          <w:rFonts w:ascii="Times New Roman" w:hAnsi="Times New Roman" w:cs="Times New Roman"/>
          <w:lang w:val="en-GB"/>
        </w:rPr>
        <w:t>2.98</w:t>
      </w:r>
      <w:r w:rsidR="002F4866" w:rsidRPr="002A3B2A">
        <w:rPr>
          <w:rFonts w:ascii="Times New Roman" w:hAnsi="Times New Roman" w:cs="Times New Roman"/>
          <w:lang w:val="en-GB"/>
        </w:rPr>
        <w:t xml:space="preserve"> days per year of age</w:t>
      </w:r>
      <w:r w:rsidR="00101D7A" w:rsidRPr="002A3B2A">
        <w:rPr>
          <w:rFonts w:ascii="Times New Roman" w:hAnsi="Times New Roman" w:cs="Times New Roman"/>
          <w:lang w:val="en-GB"/>
        </w:rPr>
        <w:t xml:space="preserve"> (95% CI: [0.62, 5.24])</w:t>
      </w:r>
      <w:ins w:id="242" w:author="Clemens" w:date="2021-05-05T14:09:00Z">
        <w:r w:rsidR="0019487E">
          <w:rPr>
            <w:rFonts w:ascii="Times New Roman" w:hAnsi="Times New Roman" w:cs="Times New Roman"/>
            <w:lang w:val="en-GB"/>
          </w:rPr>
          <w:t>.</w:t>
        </w:r>
      </w:ins>
      <w:del w:id="243" w:author="Clemens" w:date="2021-05-05T14:09:00Z">
        <w:r w:rsidR="00101D7A" w:rsidRPr="002A3B2A" w:rsidDel="0019487E">
          <w:rPr>
            <w:rFonts w:ascii="Times New Roman" w:hAnsi="Times New Roman" w:cs="Times New Roman"/>
            <w:lang w:val="en-GB"/>
          </w:rPr>
          <w:delText>,</w:delText>
        </w:r>
      </w:del>
      <w:r w:rsidR="00A55351" w:rsidRPr="002A3B2A">
        <w:rPr>
          <w:rFonts w:ascii="Times New Roman" w:hAnsi="Times New Roman" w:cs="Times New Roman"/>
          <w:lang w:val="en-GB"/>
        </w:rPr>
        <w:t xml:space="preserve"> </w:t>
      </w:r>
      <w:ins w:id="244" w:author="Clemens" w:date="2021-05-05T14:09:00Z">
        <w:r w:rsidR="0019487E">
          <w:rPr>
            <w:rFonts w:ascii="Times New Roman" w:hAnsi="Times New Roman" w:cs="Times New Roman"/>
            <w:lang w:val="en-GB"/>
          </w:rPr>
          <w:t>H</w:t>
        </w:r>
      </w:ins>
      <w:del w:id="245" w:author="Clemens" w:date="2021-05-05T14:09:00Z">
        <w:r w:rsidR="00A55351" w:rsidRPr="002A3B2A" w:rsidDel="0019487E">
          <w:rPr>
            <w:rFonts w:ascii="Times New Roman" w:hAnsi="Times New Roman" w:cs="Times New Roman"/>
            <w:lang w:val="en-GB"/>
          </w:rPr>
          <w:delText>h</w:delText>
        </w:r>
      </w:del>
      <w:r w:rsidR="00A55351" w:rsidRPr="002A3B2A">
        <w:rPr>
          <w:rFonts w:ascii="Times New Roman" w:hAnsi="Times New Roman" w:cs="Times New Roman"/>
          <w:lang w:val="en-GB"/>
        </w:rPr>
        <w:t>owever</w:t>
      </w:r>
      <w:ins w:id="246" w:author="Clemens" w:date="2021-05-05T14:09:00Z">
        <w:r w:rsidR="0019487E">
          <w:rPr>
            <w:rFonts w:ascii="Times New Roman" w:hAnsi="Times New Roman" w:cs="Times New Roman"/>
            <w:lang w:val="en-GB"/>
          </w:rPr>
          <w:t>,</w:t>
        </w:r>
      </w:ins>
      <w:r w:rsidR="00A55351" w:rsidRPr="002A3B2A">
        <w:rPr>
          <w:rFonts w:ascii="Times New Roman" w:hAnsi="Times New Roman" w:cs="Times New Roman"/>
          <w:lang w:val="en-GB"/>
        </w:rPr>
        <w:t xml:space="preserve"> </w:t>
      </w:r>
      <w:del w:id="247" w:author="Clemens" w:date="2021-05-05T14:09:00Z">
        <w:r w:rsidR="00A55351" w:rsidRPr="002A3B2A" w:rsidDel="0019487E">
          <w:rPr>
            <w:rFonts w:ascii="Times New Roman" w:hAnsi="Times New Roman" w:cs="Times New Roman"/>
            <w:lang w:val="en-GB"/>
          </w:rPr>
          <w:delText xml:space="preserve">our </w:delText>
        </w:r>
      </w:del>
      <w:ins w:id="248" w:author="Clemens" w:date="2021-05-05T14:09:00Z">
        <w:r w:rsidR="0019487E">
          <w:rPr>
            <w:rFonts w:ascii="Times New Roman" w:hAnsi="Times New Roman" w:cs="Times New Roman"/>
            <w:lang w:val="en-GB"/>
          </w:rPr>
          <w:t>the</w:t>
        </w:r>
        <w:r w:rsidR="0019487E" w:rsidRPr="002A3B2A">
          <w:rPr>
            <w:rFonts w:ascii="Times New Roman" w:hAnsi="Times New Roman" w:cs="Times New Roman"/>
            <w:lang w:val="en-GB"/>
          </w:rPr>
          <w:t xml:space="preserve"> </w:t>
        </w:r>
      </w:ins>
      <w:r w:rsidR="00A55351" w:rsidRPr="002A3B2A">
        <w:rPr>
          <w:rFonts w:ascii="Times New Roman" w:hAnsi="Times New Roman" w:cs="Times New Roman"/>
          <w:lang w:val="en-GB"/>
        </w:rPr>
        <w:t>uncertainty in this trend became unwieldly in the oldest age classes of our sample (</w:t>
      </w:r>
      <w:r w:rsidR="00A55351" w:rsidRPr="00316A0D">
        <w:rPr>
          <w:rFonts w:ascii="Times New Roman" w:hAnsi="Times New Roman" w:cs="Times New Roman"/>
          <w:lang w:val="en-GB"/>
        </w:rPr>
        <w:t xml:space="preserve">Fig. </w:t>
      </w:r>
      <w:r w:rsidR="00316A0D" w:rsidRPr="00316A0D">
        <w:rPr>
          <w:rFonts w:ascii="Times New Roman" w:hAnsi="Times New Roman" w:cs="Times New Roman"/>
          <w:lang w:val="en-GB"/>
        </w:rPr>
        <w:t>5a</w:t>
      </w:r>
      <w:r w:rsidR="00A55351" w:rsidRPr="002A3B2A">
        <w:rPr>
          <w:rFonts w:ascii="Times New Roman" w:hAnsi="Times New Roman" w:cs="Times New Roman"/>
          <w:lang w:val="en-GB"/>
        </w:rPr>
        <w:t>).</w:t>
      </w:r>
      <w:r w:rsidR="00203C71" w:rsidRPr="002A3B2A">
        <w:rPr>
          <w:rFonts w:ascii="Times New Roman" w:hAnsi="Times New Roman" w:cs="Times New Roman"/>
          <w:lang w:val="en-GB"/>
        </w:rPr>
        <w:t xml:space="preserve"> </w:t>
      </w:r>
      <w:r w:rsidR="00203C71" w:rsidRPr="00B656CE">
        <w:rPr>
          <w:rFonts w:ascii="Times New Roman" w:hAnsi="Times New Roman" w:cs="Times New Roman"/>
          <w:highlight w:val="yellow"/>
          <w:lang w:val="en-GB"/>
        </w:rPr>
        <w:t xml:space="preserve">The </w:t>
      </w:r>
      <w:r w:rsidR="00593B07">
        <w:rPr>
          <w:rFonts w:ascii="Times New Roman" w:hAnsi="Times New Roman" w:cs="Times New Roman"/>
          <w:highlight w:val="yellow"/>
          <w:lang w:val="en-GB"/>
        </w:rPr>
        <w:t xml:space="preserve">next </w:t>
      </w:r>
      <w:r w:rsidR="00203C71" w:rsidRPr="00B656CE">
        <w:rPr>
          <w:rFonts w:ascii="Times New Roman" w:hAnsi="Times New Roman" w:cs="Times New Roman"/>
          <w:highlight w:val="yellow"/>
          <w:lang w:val="en-GB"/>
        </w:rPr>
        <w:t xml:space="preserve">strongest effect explaining first nest lay date </w:t>
      </w:r>
      <w:r w:rsidR="00593B07">
        <w:rPr>
          <w:rFonts w:ascii="Times New Roman" w:hAnsi="Times New Roman" w:cs="Times New Roman"/>
          <w:highlight w:val="yellow"/>
          <w:lang w:val="en-GB"/>
        </w:rPr>
        <w:t xml:space="preserve">was origin: females that locally hatched and later recruited into the breeding </w:t>
      </w:r>
      <w:proofErr w:type="gramStart"/>
      <w:r w:rsidR="00593B07">
        <w:rPr>
          <w:rFonts w:ascii="Times New Roman" w:hAnsi="Times New Roman" w:cs="Times New Roman"/>
          <w:highlight w:val="yellow"/>
          <w:lang w:val="en-GB"/>
        </w:rPr>
        <w:t>population initiated</w:t>
      </w:r>
      <w:proofErr w:type="gramEnd"/>
      <w:r w:rsidR="00593B07">
        <w:rPr>
          <w:rFonts w:ascii="Times New Roman" w:hAnsi="Times New Roman" w:cs="Times New Roman"/>
          <w:highlight w:val="yellow"/>
          <w:lang w:val="en-GB"/>
        </w:rPr>
        <w:t xml:space="preserve"> </w:t>
      </w:r>
      <w:r w:rsidR="00235680">
        <w:rPr>
          <w:rFonts w:ascii="Times New Roman" w:hAnsi="Times New Roman" w:cs="Times New Roman"/>
          <w:highlight w:val="yellow"/>
          <w:lang w:val="en-GB"/>
        </w:rPr>
        <w:t>nests</w:t>
      </w:r>
      <w:r w:rsidR="00593B07">
        <w:rPr>
          <w:rFonts w:ascii="Times New Roman" w:hAnsi="Times New Roman" w:cs="Times New Roman"/>
          <w:highlight w:val="yellow"/>
          <w:lang w:val="en-GB"/>
        </w:rPr>
        <w:t xml:space="preserve"> 7 days earlier on average compared to conspecifics that had unknown origin</w:t>
      </w:r>
      <w:r w:rsidR="00235680">
        <w:rPr>
          <w:rFonts w:ascii="Times New Roman" w:hAnsi="Times New Roman" w:cs="Times New Roman"/>
          <w:highlight w:val="yellow"/>
          <w:lang w:val="en-GB"/>
        </w:rPr>
        <w:t xml:space="preserve"> (Fig. 5b)</w:t>
      </w:r>
      <w:r w:rsidR="00593B07">
        <w:rPr>
          <w:rFonts w:ascii="Times New Roman" w:hAnsi="Times New Roman" w:cs="Times New Roman"/>
          <w:highlight w:val="yellow"/>
          <w:lang w:val="en-GB"/>
        </w:rPr>
        <w:t xml:space="preserve">. Notably, </w:t>
      </w:r>
      <w:r w:rsidR="00026CCF" w:rsidRPr="00B656CE">
        <w:rPr>
          <w:rFonts w:ascii="Times New Roman" w:hAnsi="Times New Roman" w:cs="Times New Roman"/>
          <w:highlight w:val="yellow"/>
          <w:lang w:val="en-GB"/>
        </w:rPr>
        <w:t xml:space="preserve">female </w:t>
      </w:r>
      <w:del w:id="249" w:author="Clemens" w:date="2021-05-05T14:10:00Z">
        <w:r w:rsidR="00026CCF" w:rsidRPr="00B656CE" w:rsidDel="0019487E">
          <w:rPr>
            <w:rFonts w:ascii="Times New Roman" w:hAnsi="Times New Roman" w:cs="Times New Roman"/>
            <w:highlight w:val="yellow"/>
            <w:lang w:val="en-GB"/>
          </w:rPr>
          <w:delText xml:space="preserve">structural </w:delText>
        </w:r>
      </w:del>
      <w:r w:rsidR="00026CCF" w:rsidRPr="00B656CE">
        <w:rPr>
          <w:rFonts w:ascii="Times New Roman" w:hAnsi="Times New Roman" w:cs="Times New Roman"/>
          <w:highlight w:val="yellow"/>
          <w:lang w:val="en-GB"/>
        </w:rPr>
        <w:t xml:space="preserve">size </w:t>
      </w:r>
      <w:del w:id="250" w:author="Clemens" w:date="2021-05-05T14:10:00Z">
        <w:r w:rsidR="00026CCF" w:rsidRPr="00B656CE" w:rsidDel="0019487E">
          <w:rPr>
            <w:rFonts w:ascii="Times New Roman" w:hAnsi="Times New Roman" w:cs="Times New Roman"/>
            <w:highlight w:val="yellow"/>
            <w:lang w:val="en-GB"/>
          </w:rPr>
          <w:delText>(i.e., ‘tarsus’ length)</w:delText>
        </w:r>
        <w:r w:rsidR="00593B07" w:rsidDel="0019487E">
          <w:rPr>
            <w:rFonts w:ascii="Times New Roman" w:hAnsi="Times New Roman" w:cs="Times New Roman"/>
            <w:highlight w:val="yellow"/>
            <w:lang w:val="en-GB"/>
          </w:rPr>
          <w:delText xml:space="preserve"> had no relationship with</w:delText>
        </w:r>
      </w:del>
      <w:ins w:id="251" w:author="Clemens" w:date="2021-05-05T14:10:00Z">
        <w:r w:rsidR="0019487E">
          <w:rPr>
            <w:rFonts w:ascii="Times New Roman" w:hAnsi="Times New Roman" w:cs="Times New Roman"/>
            <w:highlight w:val="yellow"/>
            <w:lang w:val="en-GB"/>
          </w:rPr>
          <w:t>did not affect</w:t>
        </w:r>
      </w:ins>
      <w:r w:rsidR="00593B07">
        <w:rPr>
          <w:rFonts w:ascii="Times New Roman" w:hAnsi="Times New Roman" w:cs="Times New Roman"/>
          <w:highlight w:val="yellow"/>
          <w:lang w:val="en-GB"/>
        </w:rPr>
        <w:t xml:space="preserve"> lay date </w:t>
      </w:r>
      <w:del w:id="252" w:author="Clemens" w:date="2021-05-05T14:10:00Z">
        <w:r w:rsidR="00593B07" w:rsidDel="0019487E">
          <w:rPr>
            <w:rFonts w:ascii="Times New Roman" w:hAnsi="Times New Roman" w:cs="Times New Roman"/>
            <w:highlight w:val="yellow"/>
            <w:lang w:val="en-GB"/>
          </w:rPr>
          <w:delText>dynamics</w:delText>
        </w:r>
        <w:r w:rsidR="00BE4B4C" w:rsidDel="0019487E">
          <w:rPr>
            <w:rFonts w:ascii="Times New Roman" w:hAnsi="Times New Roman" w:cs="Times New Roman"/>
            <w:highlight w:val="yellow"/>
            <w:lang w:val="en-GB"/>
          </w:rPr>
          <w:delText xml:space="preserve"> </w:delText>
        </w:r>
      </w:del>
      <w:r w:rsidR="00BE4B4C">
        <w:rPr>
          <w:rFonts w:ascii="Times New Roman" w:hAnsi="Times New Roman" w:cs="Times New Roman"/>
          <w:highlight w:val="yellow"/>
          <w:lang w:val="en-GB"/>
        </w:rPr>
        <w:t>(Fig. 7 and S5)</w:t>
      </w:r>
      <w:r w:rsidR="00593B07">
        <w:rPr>
          <w:rFonts w:ascii="Times New Roman" w:hAnsi="Times New Roman" w:cs="Times New Roman"/>
          <w:highlight w:val="yellow"/>
          <w:lang w:val="en-GB"/>
        </w:rPr>
        <w:t>, nor did between-individual effects of first or last age at breeding</w:t>
      </w:r>
      <w:r w:rsidR="00BE4B4C">
        <w:rPr>
          <w:rFonts w:ascii="Times New Roman" w:hAnsi="Times New Roman" w:cs="Times New Roman"/>
          <w:highlight w:val="yellow"/>
          <w:lang w:val="en-GB"/>
        </w:rPr>
        <w:t xml:space="preserve"> (Fig. 7)</w:t>
      </w:r>
      <w:r w:rsidR="00203C71" w:rsidRPr="00B656CE">
        <w:rPr>
          <w:rFonts w:ascii="Times New Roman" w:hAnsi="Times New Roman" w:cs="Times New Roman"/>
          <w:highlight w:val="yellow"/>
          <w:lang w:val="en-GB"/>
        </w:rPr>
        <w:t>.</w:t>
      </w:r>
    </w:p>
    <w:p w14:paraId="439D9800" w14:textId="77777777" w:rsidR="00AA06A3" w:rsidRPr="002A3B2A" w:rsidRDefault="00AA06A3" w:rsidP="00E13C34">
      <w:pPr>
        <w:suppressLineNumbers/>
        <w:spacing w:line="360" w:lineRule="auto"/>
        <w:jc w:val="both"/>
        <w:rPr>
          <w:rFonts w:ascii="Times New Roman" w:hAnsi="Times New Roman" w:cs="Times New Roman"/>
          <w:lang w:val="en-GB"/>
        </w:rPr>
      </w:pPr>
    </w:p>
    <w:p w14:paraId="0920C79E" w14:textId="2FC66CE4" w:rsidR="00784445" w:rsidRPr="002A3B2A" w:rsidRDefault="00784445" w:rsidP="00E13C34">
      <w:pPr>
        <w:spacing w:line="360" w:lineRule="auto"/>
        <w:contextualSpacing/>
        <w:jc w:val="both"/>
        <w:rPr>
          <w:rFonts w:ascii="Times New Roman" w:hAnsi="Times New Roman" w:cs="Times New Roman"/>
          <w:lang w:val="en-GB"/>
        </w:rPr>
      </w:pPr>
      <w:r w:rsidRPr="002A3B2A">
        <w:rPr>
          <w:rFonts w:ascii="Times New Roman" w:hAnsi="Times New Roman" w:cs="Times New Roman"/>
          <w:lang w:val="en-GB"/>
        </w:rPr>
        <w:t>DISCUSSION</w:t>
      </w:r>
      <w:r w:rsidRPr="002A3B2A">
        <w:rPr>
          <w:rFonts w:ascii="Times New Roman" w:hAnsi="Times New Roman" w:cs="Times New Roman"/>
          <w:b/>
          <w:lang w:val="en-GB"/>
        </w:rPr>
        <w:t xml:space="preserve"> </w:t>
      </w:r>
      <w:r w:rsidRPr="002A3B2A">
        <w:rPr>
          <w:rFonts w:ascii="Times New Roman" w:hAnsi="Times New Roman" w:cs="Times New Roman"/>
          <w:bCs/>
          <w:lang w:val="en-GB"/>
        </w:rPr>
        <w:t>(</w:t>
      </w:r>
      <w:r w:rsidR="002A3B2A">
        <w:rPr>
          <w:rFonts w:ascii="Times New Roman" w:hAnsi="Times New Roman" w:cs="Times New Roman"/>
          <w:lang w:val="en-GB"/>
        </w:rPr>
        <w:t>X</w:t>
      </w:r>
      <w:r w:rsidRPr="002A3B2A">
        <w:rPr>
          <w:rFonts w:ascii="Times New Roman" w:hAnsi="Times New Roman" w:cs="Times New Roman"/>
          <w:lang w:val="en-GB"/>
        </w:rPr>
        <w:t xml:space="preserve"> words)</w:t>
      </w:r>
    </w:p>
    <w:p w14:paraId="031DF3E4" w14:textId="2190CA8C" w:rsidR="00E13C34" w:rsidRDefault="00784445" w:rsidP="00E13C34">
      <w:pPr>
        <w:spacing w:line="360" w:lineRule="auto"/>
        <w:contextualSpacing/>
        <w:jc w:val="both"/>
        <w:rPr>
          <w:rFonts w:ascii="Times New Roman" w:hAnsi="Times New Roman" w:cs="Times New Roman"/>
          <w:lang w:val="en-GB"/>
        </w:rPr>
      </w:pPr>
      <w:r w:rsidRPr="002A3B2A">
        <w:rPr>
          <w:rFonts w:ascii="Times New Roman" w:hAnsi="Times New Roman" w:cs="Times New Roman"/>
          <w:highlight w:val="yellow"/>
          <w:lang w:val="en-GB"/>
        </w:rPr>
        <w:t>Identifying trade-offs between reproductive effort and survival in wild organisms is central for understanding of the evolutionary mechanisms of senescence</w:t>
      </w:r>
      <w:r w:rsidR="00BC4266">
        <w:rPr>
          <w:rFonts w:ascii="Times New Roman" w:hAnsi="Times New Roman" w:cs="Times New Roman"/>
          <w:highlight w:val="yellow"/>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&lt;citation&gt;&lt;priority&gt;55&lt;/priority&gt;&lt;uuid&gt;34E43692-5D57-4580-A95B-1DC34179E173&lt;/uuid&gt;&lt;publications&gt;&lt;publication&gt;&lt;subtype&gt;400&lt;/subtype&gt;&lt;title&gt;Early-late life trade-offs and the evolution of ageing in the wild&lt;/title&gt;&lt;volume&gt;282&lt;/volume&gt;&lt;publication_date&gt;99201500001200000000200000&lt;/publication_date&gt;&lt;uuid&gt;694EE1D9-9C8D-4BEF-8149-CB7874D6D8AE&lt;/uuid&gt;&lt;type&gt;400&lt;/type&gt;&lt;number&gt;1806&lt;/number&gt;&lt;startpage&gt;20150209&lt;/start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Lemaître&lt;/lastName&gt;&lt;firstName&gt;Jean-François&lt;/firstName&gt;&lt;/author&gt;&lt;author&gt;&lt;lastName&gt;Berger&lt;/lastName&gt;&lt;firstName&gt;Vérane&lt;/firstName&gt;&lt;/author&gt;&lt;author&gt;&lt;lastName&gt;Bonenfant&lt;/lastName&gt;&lt;firstName&gt;Christophe&lt;/firstName&gt;&lt;/author&gt;&lt;author&gt;&lt;lastName&gt;Douhard&lt;/lastName&gt;&lt;firstName&gt;Mathieu&lt;/firstName&gt;&lt;/author&gt;&lt;author&gt;&lt;lastName&gt;Gamelon&lt;/lastName&gt;&lt;firstName&gt;Marlène&lt;/firstName&gt;&lt;/author&gt;&lt;author&gt;&lt;lastName&gt;Plard&lt;/lastName&gt;&lt;firstName&gt;Floriane&lt;/firstName&gt;&lt;/author&gt;&lt;author&gt;&lt;lastName&gt;Gaillard&lt;/lastName&gt;&lt;firstName&gt;Jean-Michel&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(Lemaître </w:t>
      </w:r>
      <w:r w:rsidR="00472B4F">
        <w:rPr>
          <w:rFonts w:ascii="Times New Roman" w:hAnsi="Times New Roman" w:cs="Times New Roman"/>
          <w:i/>
          <w:iCs/>
        </w:rPr>
        <w:t>et al.</w:t>
      </w:r>
      <w:r w:rsidR="00472B4F">
        <w:rPr>
          <w:rFonts w:ascii="Times New Roman" w:hAnsi="Times New Roman" w:cs="Times New Roman"/>
        </w:rPr>
        <w:t>, 2015)</w:t>
      </w:r>
      <w:r w:rsidR="00A934CA">
        <w:rPr>
          <w:rFonts w:ascii="Times New Roman" w:hAnsi="Times New Roman" w:cs="Times New Roman"/>
        </w:rPr>
        <w:fldChar w:fldCharType="end"/>
      </w:r>
      <w:r w:rsidRPr="002A3B2A">
        <w:rPr>
          <w:rFonts w:ascii="Times New Roman" w:hAnsi="Times New Roman" w:cs="Times New Roman"/>
          <w:highlight w:val="yellow"/>
          <w:lang w:val="en-GB"/>
        </w:rPr>
        <w:t xml:space="preserve">. Here we show that </w:t>
      </w:r>
      <w:r w:rsidR="007420D4" w:rsidRPr="002A3B2A">
        <w:rPr>
          <w:rFonts w:ascii="Times New Roman" w:hAnsi="Times New Roman" w:cs="Times New Roman"/>
          <w:highlight w:val="yellow"/>
          <w:lang w:val="en-GB"/>
        </w:rPr>
        <w:t xml:space="preserve">egg size variation in snowy plovers is not a senescent trait – but is rather a seasonally dynamic trait </w:t>
      </w:r>
      <w:ins w:id="253" w:author="Clemens" w:date="2021-05-05T14:11:00Z">
        <w:r w:rsidR="00945786">
          <w:rPr>
            <w:rFonts w:ascii="Times New Roman" w:hAnsi="Times New Roman" w:cs="Times New Roman"/>
            <w:highlight w:val="yellow"/>
            <w:lang w:val="en-GB"/>
          </w:rPr>
          <w:t xml:space="preserve">likely </w:t>
        </w:r>
      </w:ins>
      <w:r w:rsidR="007420D4" w:rsidRPr="002A3B2A">
        <w:rPr>
          <w:rFonts w:ascii="Times New Roman" w:hAnsi="Times New Roman" w:cs="Times New Roman"/>
          <w:highlight w:val="yellow"/>
          <w:lang w:val="en-GB"/>
        </w:rPr>
        <w:t xml:space="preserve">driven by </w:t>
      </w:r>
      <w:r w:rsidR="00E80C36" w:rsidRPr="002A3B2A">
        <w:rPr>
          <w:rFonts w:ascii="Times New Roman" w:hAnsi="Times New Roman" w:cs="Times New Roman"/>
          <w:highlight w:val="yellow"/>
          <w:lang w:val="en-GB"/>
        </w:rPr>
        <w:t>female-female scramble competition</w:t>
      </w:r>
      <w:r w:rsidR="007420D4" w:rsidRPr="002A3B2A">
        <w:rPr>
          <w:rFonts w:ascii="Times New Roman" w:hAnsi="Times New Roman" w:cs="Times New Roman"/>
          <w:highlight w:val="yellow"/>
          <w:lang w:val="en-GB"/>
        </w:rPr>
        <w:t xml:space="preserve"> to breed early and increase </w:t>
      </w:r>
      <w:ins w:id="254" w:author="Clemens" w:date="2021-05-05T14:11:00Z">
        <w:r w:rsidR="00945786">
          <w:rPr>
            <w:rFonts w:ascii="Times New Roman" w:hAnsi="Times New Roman" w:cs="Times New Roman"/>
            <w:highlight w:val="yellow"/>
            <w:lang w:val="en-GB"/>
          </w:rPr>
          <w:t xml:space="preserve">success of a </w:t>
        </w:r>
      </w:ins>
      <w:r w:rsidR="007420D4" w:rsidRPr="002A3B2A">
        <w:rPr>
          <w:rFonts w:ascii="Times New Roman" w:hAnsi="Times New Roman" w:cs="Times New Roman"/>
          <w:highlight w:val="yellow"/>
          <w:lang w:val="en-GB"/>
        </w:rPr>
        <w:t>polyandr</w:t>
      </w:r>
      <w:ins w:id="255" w:author="Clemens" w:date="2021-05-05T14:11:00Z">
        <w:r w:rsidR="00945786">
          <w:rPr>
            <w:rFonts w:ascii="Times New Roman" w:hAnsi="Times New Roman" w:cs="Times New Roman"/>
            <w:highlight w:val="yellow"/>
            <w:lang w:val="en-GB"/>
          </w:rPr>
          <w:t>ous mating strategy</w:t>
        </w:r>
      </w:ins>
      <w:del w:id="256" w:author="Clemens" w:date="2021-05-05T14:11:00Z">
        <w:r w:rsidR="007420D4" w:rsidRPr="002A3B2A" w:rsidDel="00945786">
          <w:rPr>
            <w:rFonts w:ascii="Times New Roman" w:hAnsi="Times New Roman" w:cs="Times New Roman"/>
            <w:highlight w:val="yellow"/>
            <w:lang w:val="en-GB"/>
          </w:rPr>
          <w:delText>y potential</w:delText>
        </w:r>
      </w:del>
      <w:r w:rsidR="007420D4" w:rsidRPr="002A3B2A">
        <w:rPr>
          <w:rFonts w:ascii="Times New Roman" w:hAnsi="Times New Roman" w:cs="Times New Roman"/>
          <w:highlight w:val="yellow"/>
          <w:lang w:val="en-GB"/>
        </w:rPr>
        <w:t xml:space="preserve">. </w:t>
      </w:r>
      <w:r w:rsidRPr="002A3B2A">
        <w:rPr>
          <w:rFonts w:ascii="Times New Roman" w:hAnsi="Times New Roman" w:cs="Times New Roman"/>
          <w:lang w:val="en-GB"/>
        </w:rPr>
        <w:t>Consistent with previous work</w:t>
      </w:r>
      <w:r w:rsidR="00CF2305">
        <w:rPr>
          <w:rFonts w:ascii="Times New Roman" w:hAnsi="Times New Roman" w:cs="Times New Roman"/>
        </w:rPr>
        <w:t xml:space="preserve"> </w:t>
      </w:r>
      <w:r w:rsidR="00472B4F">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&lt;citation&gt;&lt;priority&gt;56&lt;/priority&gt;&lt;uuid&gt;571156B5-09BB-4278-975B-504F85B81D02&lt;/uuid&gt;&lt;publications&gt;&lt;publication&gt;&lt;subtype&gt;400&lt;/subtype&gt;&lt;title&gt;Avian egg size: Variation within species and inflexibility within individuals&lt;/title&gt;&lt;volume&gt;77&lt;/volume&gt;&lt;publication_date&gt;99200200001200000000200000&lt;/publication_date&gt;&lt;uuid&gt;026FE12B-88CB-4957-BE93-1802266B2EC7&lt;/uuid&gt;&lt;type&gt;400&lt;/type&gt;&lt;number&gt;1&lt;/number&gt;&lt;startpage&gt;1-26&lt;/startpage&gt;&lt;bundle&gt;&lt;publication&gt;&lt;title&gt;Biological Reviews of the Cambridge Philosophical Society&lt;/title&gt;&lt;uuid&gt;7A75427E-0DE8-441F-B8B6-6DF616C71F7C&lt;/uuid&gt;&lt;subtype&gt;-100&lt;/subtype&gt;&lt;type&gt;-100&lt;/type&gt;&lt;/publication&gt;&lt;/bundle&gt;&lt;authors&gt;&lt;author&gt;&lt;lastName&gt;Christians&lt;/lastName&gt;&lt;firstName&gt;Julian&lt;/firstName&gt;&lt;middleNames&gt;K&lt;/middleNames&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(Christians, 2002)</w:t>
      </w:r>
      <w:r w:rsidR="00472B4F">
        <w:rPr>
          <w:rFonts w:ascii="Times New Roman" w:hAnsi="Times New Roman" w:cs="Times New Roman"/>
        </w:rPr>
        <w:fldChar w:fldCharType="end"/>
      </w:r>
      <w:r w:rsidRPr="002A3B2A">
        <w:rPr>
          <w:rFonts w:ascii="Times New Roman" w:hAnsi="Times New Roman" w:cs="Times New Roman"/>
          <w:lang w:val="en-GB"/>
        </w:rPr>
        <w:t>, we found that egg size was highly repeatable for individual females</w:t>
      </w:r>
      <w:r w:rsidR="007460DA" w:rsidRPr="002A3B2A">
        <w:rPr>
          <w:rFonts w:ascii="Times New Roman" w:hAnsi="Times New Roman" w:cs="Times New Roman"/>
          <w:lang w:val="en-GB"/>
        </w:rPr>
        <w:t>, even after controlling for their structural size</w:t>
      </w:r>
      <w:r w:rsidRPr="002A3B2A">
        <w:rPr>
          <w:rFonts w:ascii="Times New Roman" w:hAnsi="Times New Roman" w:cs="Times New Roman"/>
          <w:lang w:val="en-GB"/>
        </w:rPr>
        <w:t xml:space="preserve">. </w:t>
      </w:r>
      <w:r w:rsidR="007460DA" w:rsidRPr="002A3B2A">
        <w:rPr>
          <w:rFonts w:ascii="Times New Roman" w:hAnsi="Times New Roman" w:cs="Times New Roman"/>
          <w:lang w:val="en-GB"/>
        </w:rPr>
        <w:t>The distribution of lay</w:t>
      </w:r>
      <w:r w:rsidR="007A1671" w:rsidRPr="002A3B2A">
        <w:rPr>
          <w:rFonts w:ascii="Times New Roman" w:hAnsi="Times New Roman" w:cs="Times New Roman"/>
          <w:lang w:val="en-GB"/>
        </w:rPr>
        <w:t xml:space="preserve"> </w:t>
      </w:r>
      <w:r w:rsidR="007460DA" w:rsidRPr="002A3B2A">
        <w:rPr>
          <w:rFonts w:ascii="Times New Roman" w:hAnsi="Times New Roman" w:cs="Times New Roman"/>
          <w:lang w:val="en-GB"/>
        </w:rPr>
        <w:t>dates in th</w:t>
      </w:r>
      <w:r w:rsidR="007A1671" w:rsidRPr="002A3B2A">
        <w:rPr>
          <w:rFonts w:ascii="Times New Roman" w:hAnsi="Times New Roman" w:cs="Times New Roman"/>
          <w:lang w:val="en-GB"/>
        </w:rPr>
        <w:t>is snowy plover</w:t>
      </w:r>
      <w:r w:rsidR="007460DA" w:rsidRPr="002A3B2A">
        <w:rPr>
          <w:rFonts w:ascii="Times New Roman" w:hAnsi="Times New Roman" w:cs="Times New Roman"/>
          <w:lang w:val="en-GB"/>
        </w:rPr>
        <w:t xml:space="preserve"> population extended over a </w:t>
      </w:r>
      <w:r w:rsidR="007460DA" w:rsidRPr="002A3B2A">
        <w:rPr>
          <w:rFonts w:ascii="Times New Roman" w:hAnsi="Times New Roman" w:cs="Times New Roman"/>
          <w:i/>
          <w:iCs/>
          <w:lang w:val="en-GB"/>
        </w:rPr>
        <w:t>ca</w:t>
      </w:r>
      <w:r w:rsidR="007460DA" w:rsidRPr="002A3B2A">
        <w:rPr>
          <w:rFonts w:ascii="Times New Roman" w:hAnsi="Times New Roman" w:cs="Times New Roman"/>
          <w:lang w:val="en-GB"/>
        </w:rPr>
        <w:t>. 110-day period, indicating high phenological asynchrony within the breeding population</w:t>
      </w:r>
      <w:r w:rsidR="00C54220" w:rsidRPr="002A3B2A">
        <w:rPr>
          <w:rFonts w:ascii="Times New Roman" w:hAnsi="Times New Roman" w:cs="Times New Roman"/>
          <w:lang w:val="en-GB"/>
        </w:rPr>
        <w:t>, a pre-cursor for intra-sexual competition</w:t>
      </w:r>
      <w:r w:rsidR="007A1671" w:rsidRPr="002A3B2A">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&lt;citation&gt;&lt;priority&gt;57&lt;/priority&gt;&lt;uuid&gt;FB544665-A1A0-4E99-8618-E1CE29659409&lt;/uuid&gt;&lt;publications&gt;&lt;publication&gt;&lt;subtype&gt;400&lt;/subtype&gt;&lt;title&gt;Social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(Andersson, 2004)</w:t>
      </w:r>
      <w:r w:rsidR="00A934CA">
        <w:rPr>
          <w:rFonts w:ascii="Times New Roman" w:hAnsi="Times New Roman" w:cs="Times New Roman"/>
        </w:rPr>
        <w:fldChar w:fldCharType="end"/>
      </w:r>
      <w:r w:rsidR="007460DA" w:rsidRPr="002A3B2A">
        <w:rPr>
          <w:rFonts w:ascii="Times New Roman" w:hAnsi="Times New Roman" w:cs="Times New Roman"/>
          <w:lang w:val="en-GB"/>
        </w:rPr>
        <w:t>. Early nesting females had a much higher likelihood of being sequentially polyandrous</w:t>
      </w:r>
      <w:r w:rsidR="00C54220" w:rsidRPr="002A3B2A">
        <w:rPr>
          <w:rFonts w:ascii="Times New Roman" w:hAnsi="Times New Roman" w:cs="Times New Roman"/>
          <w:lang w:val="en-GB"/>
        </w:rPr>
        <w:t xml:space="preserve"> than late nesters</w:t>
      </w:r>
      <w:r w:rsidR="007460DA" w:rsidRPr="002A3B2A">
        <w:rPr>
          <w:rFonts w:ascii="Times New Roman" w:hAnsi="Times New Roman" w:cs="Times New Roman"/>
          <w:lang w:val="en-GB"/>
        </w:rPr>
        <w:t xml:space="preserve">, likely </w:t>
      </w:r>
      <w:del w:id="257" w:author="Clemens" w:date="2021-05-05T14:12:00Z">
        <w:r w:rsidR="007460DA" w:rsidRPr="002A3B2A" w:rsidDel="00945786">
          <w:rPr>
            <w:rFonts w:ascii="Times New Roman" w:hAnsi="Times New Roman" w:cs="Times New Roman"/>
            <w:lang w:val="en-GB"/>
          </w:rPr>
          <w:delText xml:space="preserve">due to the generous time budget </w:delText>
        </w:r>
        <w:r w:rsidR="00C54220" w:rsidRPr="002A3B2A" w:rsidDel="00945786">
          <w:rPr>
            <w:rFonts w:ascii="Times New Roman" w:hAnsi="Times New Roman" w:cs="Times New Roman"/>
            <w:lang w:val="en-GB"/>
          </w:rPr>
          <w:delText>early breeders have for</w:delText>
        </w:r>
        <w:r w:rsidR="007460DA" w:rsidRPr="002A3B2A" w:rsidDel="00945786">
          <w:rPr>
            <w:rFonts w:ascii="Times New Roman" w:hAnsi="Times New Roman" w:cs="Times New Roman"/>
            <w:lang w:val="en-GB"/>
          </w:rPr>
          <w:delText xml:space="preserve"> </w:delText>
        </w:r>
        <w:r w:rsidR="00C54220" w:rsidRPr="002A3B2A" w:rsidDel="00945786">
          <w:rPr>
            <w:rFonts w:ascii="Times New Roman" w:hAnsi="Times New Roman" w:cs="Times New Roman"/>
            <w:lang w:val="en-GB"/>
          </w:rPr>
          <w:delText>engaging in</w:delText>
        </w:r>
      </w:del>
      <w:ins w:id="258" w:author="Clemens" w:date="2021-05-05T14:12:00Z">
        <w:r w:rsidR="00945786">
          <w:rPr>
            <w:rFonts w:ascii="Times New Roman" w:hAnsi="Times New Roman" w:cs="Times New Roman"/>
            <w:lang w:val="en-GB"/>
          </w:rPr>
          <w:t>because early nesting females can have</w:t>
        </w:r>
      </w:ins>
      <w:r w:rsidR="007460DA" w:rsidRPr="002A3B2A">
        <w:rPr>
          <w:rFonts w:ascii="Times New Roman" w:hAnsi="Times New Roman" w:cs="Times New Roman"/>
          <w:lang w:val="en-GB"/>
        </w:rPr>
        <w:t xml:space="preserve"> multiple </w:t>
      </w:r>
      <w:ins w:id="259" w:author="Clemens" w:date="2021-05-05T14:12:00Z">
        <w:r w:rsidR="00945786">
          <w:rPr>
            <w:rFonts w:ascii="Times New Roman" w:hAnsi="Times New Roman" w:cs="Times New Roman"/>
            <w:lang w:val="en-GB"/>
          </w:rPr>
          <w:t xml:space="preserve">successful </w:t>
        </w:r>
      </w:ins>
      <w:r w:rsidR="00FE46E2" w:rsidRPr="002A3B2A">
        <w:rPr>
          <w:rFonts w:ascii="Times New Roman" w:hAnsi="Times New Roman" w:cs="Times New Roman"/>
          <w:lang w:val="en-GB"/>
        </w:rPr>
        <w:t>nesting</w:t>
      </w:r>
      <w:r w:rsidR="00C54220" w:rsidRPr="002A3B2A">
        <w:rPr>
          <w:rFonts w:ascii="Times New Roman" w:hAnsi="Times New Roman" w:cs="Times New Roman"/>
          <w:lang w:val="en-GB"/>
        </w:rPr>
        <w:t xml:space="preserve"> attempts</w:t>
      </w:r>
      <w:ins w:id="260" w:author="Clemens" w:date="2021-05-05T14:12:00Z">
        <w:r w:rsidR="00945786">
          <w:rPr>
            <w:rFonts w:ascii="Times New Roman" w:hAnsi="Times New Roman" w:cs="Times New Roman"/>
            <w:lang w:val="en-GB"/>
          </w:rPr>
          <w:t xml:space="preserve"> and a higher chance to re-mate</w:t>
        </w:r>
      </w:ins>
      <w:r w:rsidR="00C54220" w:rsidRPr="002A3B2A">
        <w:rPr>
          <w:rFonts w:ascii="Times New Roman" w:hAnsi="Times New Roman" w:cs="Times New Roman"/>
          <w:lang w:val="en-GB"/>
        </w:rPr>
        <w:t xml:space="preserve">. </w:t>
      </w:r>
      <w:ins w:id="261" w:author="Clemens" w:date="2021-05-05T14:13:00Z">
        <w:r w:rsidR="00945786">
          <w:rPr>
            <w:rFonts w:ascii="Times New Roman" w:hAnsi="Times New Roman" w:cs="Times New Roman"/>
            <w:lang w:val="en-GB"/>
          </w:rPr>
          <w:t xml:space="preserve">Early season nesters had smaller eggs </w:t>
        </w:r>
      </w:ins>
      <w:ins w:id="262" w:author="Clemens" w:date="2021-05-05T14:15:00Z">
        <w:r w:rsidR="00945786">
          <w:rPr>
            <w:rFonts w:ascii="Times New Roman" w:hAnsi="Times New Roman" w:cs="Times New Roman"/>
            <w:lang w:val="en-GB"/>
          </w:rPr>
          <w:t xml:space="preserve">than females </w:t>
        </w:r>
        <w:r w:rsidR="00945786">
          <w:rPr>
            <w:rFonts w:ascii="Times New Roman" w:hAnsi="Times New Roman" w:cs="Times New Roman"/>
            <w:lang w:val="en-GB"/>
          </w:rPr>
          <w:lastRenderedPageBreak/>
          <w:t xml:space="preserve">starting to breed at a later date </w:t>
        </w:r>
      </w:ins>
      <w:ins w:id="263" w:author="Clemens" w:date="2021-05-05T14:13:00Z">
        <w:r w:rsidR="00945786">
          <w:rPr>
            <w:rFonts w:ascii="Times New Roman" w:hAnsi="Times New Roman" w:cs="Times New Roman"/>
            <w:lang w:val="en-GB"/>
          </w:rPr>
          <w:t xml:space="preserve">suggesting a trade-off between </w:t>
        </w:r>
      </w:ins>
      <w:ins w:id="264" w:author="Clemens" w:date="2021-05-05T14:14:00Z">
        <w:r w:rsidR="00945786">
          <w:rPr>
            <w:rFonts w:ascii="Times New Roman" w:hAnsi="Times New Roman" w:cs="Times New Roman"/>
            <w:lang w:val="en-GB"/>
          </w:rPr>
          <w:t>mating strategy</w:t>
        </w:r>
      </w:ins>
      <w:ins w:id="265" w:author="Clemens" w:date="2021-05-05T14:13:00Z">
        <w:r w:rsidR="00945786">
          <w:rPr>
            <w:rFonts w:ascii="Times New Roman" w:hAnsi="Times New Roman" w:cs="Times New Roman"/>
            <w:lang w:val="en-GB"/>
          </w:rPr>
          <w:t xml:space="preserve"> </w:t>
        </w:r>
      </w:ins>
      <w:ins w:id="266" w:author="Clemens" w:date="2021-05-05T14:14:00Z">
        <w:r w:rsidR="00945786">
          <w:rPr>
            <w:rFonts w:ascii="Times New Roman" w:hAnsi="Times New Roman" w:cs="Times New Roman"/>
            <w:lang w:val="en-GB"/>
          </w:rPr>
          <w:t xml:space="preserve">that requires an </w:t>
        </w:r>
      </w:ins>
      <w:ins w:id="267" w:author="Clemens" w:date="2021-05-05T14:13:00Z">
        <w:r w:rsidR="00945786">
          <w:rPr>
            <w:rFonts w:ascii="Times New Roman" w:hAnsi="Times New Roman" w:cs="Times New Roman"/>
            <w:lang w:val="en-GB"/>
          </w:rPr>
          <w:t xml:space="preserve">and investment into </w:t>
        </w:r>
      </w:ins>
      <w:ins w:id="268" w:author="Clemens" w:date="2021-05-05T14:14:00Z">
        <w:r w:rsidR="00945786">
          <w:rPr>
            <w:rFonts w:ascii="Times New Roman" w:hAnsi="Times New Roman" w:cs="Times New Roman"/>
            <w:lang w:val="en-GB"/>
          </w:rPr>
          <w:t xml:space="preserve">gametes (Andersson et al. 2004). </w:t>
        </w:r>
      </w:ins>
      <w:del w:id="269" w:author="Clemens" w:date="2021-05-05T14:16:00Z">
        <w:r w:rsidR="00062D45" w:rsidRPr="002A3B2A" w:rsidDel="00945786">
          <w:rPr>
            <w:rFonts w:ascii="Times New Roman" w:hAnsi="Times New Roman" w:cs="Times New Roman"/>
            <w:lang w:val="en-GB"/>
          </w:rPr>
          <w:delText xml:space="preserve">At </w:delText>
        </w:r>
        <w:r w:rsidR="007A1671" w:rsidRPr="002A3B2A" w:rsidDel="00945786">
          <w:rPr>
            <w:rFonts w:ascii="Times New Roman" w:hAnsi="Times New Roman" w:cs="Times New Roman"/>
            <w:lang w:val="en-GB"/>
          </w:rPr>
          <w:delText xml:space="preserve">the population-level, early season eggs </w:delText>
        </w:r>
        <w:r w:rsidR="00062D45" w:rsidRPr="002A3B2A" w:rsidDel="00945786">
          <w:rPr>
            <w:rFonts w:ascii="Times New Roman" w:hAnsi="Times New Roman" w:cs="Times New Roman"/>
            <w:lang w:val="en-GB"/>
          </w:rPr>
          <w:delText>tended to be smaller than those laid in the latter half of the season and t</w:delText>
        </w:r>
      </w:del>
      <w:ins w:id="270" w:author="Clemens" w:date="2021-05-05T14:16:00Z">
        <w:r w:rsidR="00945786">
          <w:rPr>
            <w:rFonts w:ascii="Times New Roman" w:hAnsi="Times New Roman" w:cs="Times New Roman"/>
            <w:lang w:val="en-GB"/>
          </w:rPr>
          <w:t>T</w:t>
        </w:r>
      </w:ins>
      <w:r w:rsidR="00062D45" w:rsidRPr="002A3B2A">
        <w:rPr>
          <w:rFonts w:ascii="Times New Roman" w:hAnsi="Times New Roman" w:cs="Times New Roman"/>
          <w:lang w:val="en-GB"/>
        </w:rPr>
        <w:t xml:space="preserve">his was </w:t>
      </w:r>
      <w:del w:id="271" w:author="Clemens" w:date="2021-05-05T14:16:00Z">
        <w:r w:rsidR="00062D45" w:rsidRPr="002A3B2A" w:rsidDel="00945786">
          <w:rPr>
            <w:rFonts w:ascii="Times New Roman" w:hAnsi="Times New Roman" w:cs="Times New Roman"/>
            <w:lang w:val="en-GB"/>
          </w:rPr>
          <w:delText xml:space="preserve">mimicked </w:delText>
        </w:r>
      </w:del>
      <w:proofErr w:type="spellStart"/>
      <w:ins w:id="272" w:author="Clemens" w:date="2021-05-05T14:16:00Z">
        <w:r w:rsidR="00945786">
          <w:rPr>
            <w:rFonts w:ascii="Times New Roman" w:hAnsi="Times New Roman" w:cs="Times New Roman"/>
            <w:lang w:val="en-GB"/>
          </w:rPr>
          <w:t>supperted</w:t>
        </w:r>
        <w:proofErr w:type="spellEnd"/>
        <w:r w:rsidR="00945786" w:rsidRPr="002A3B2A">
          <w:rPr>
            <w:rFonts w:ascii="Times New Roman" w:hAnsi="Times New Roman" w:cs="Times New Roman"/>
            <w:lang w:val="en-GB"/>
          </w:rPr>
          <w:t xml:space="preserve"> </w:t>
        </w:r>
      </w:ins>
      <w:r w:rsidR="00062D45" w:rsidRPr="002A3B2A">
        <w:rPr>
          <w:rFonts w:ascii="Times New Roman" w:hAnsi="Times New Roman" w:cs="Times New Roman"/>
          <w:lang w:val="en-GB"/>
        </w:rPr>
        <w:t xml:space="preserve">by the </w:t>
      </w:r>
      <w:ins w:id="273" w:author="Clemens" w:date="2021-05-05T14:16:00Z">
        <w:r w:rsidR="00945786">
          <w:rPr>
            <w:rFonts w:ascii="Times New Roman" w:hAnsi="Times New Roman" w:cs="Times New Roman"/>
            <w:lang w:val="en-GB"/>
          </w:rPr>
          <w:t xml:space="preserve">observed </w:t>
        </w:r>
      </w:ins>
      <w:r w:rsidR="00062D45" w:rsidRPr="002A3B2A">
        <w:rPr>
          <w:rFonts w:ascii="Times New Roman" w:hAnsi="Times New Roman" w:cs="Times New Roman"/>
          <w:lang w:val="en-GB"/>
        </w:rPr>
        <w:t>within-individual effect: females generally increased egg volume between sequential nesting attempts</w:t>
      </w:r>
      <w:r w:rsidR="00132CB7" w:rsidRPr="002A3B2A">
        <w:rPr>
          <w:rFonts w:ascii="Times New Roman" w:hAnsi="Times New Roman" w:cs="Times New Roman"/>
          <w:lang w:val="en-GB"/>
        </w:rPr>
        <w:t xml:space="preserve"> </w:t>
      </w:r>
      <w:del w:id="274" w:author="Clemens" w:date="2021-05-05T14:16:00Z">
        <w:r w:rsidR="00132CB7" w:rsidRPr="002A3B2A" w:rsidDel="00945786">
          <w:rPr>
            <w:rFonts w:ascii="Times New Roman" w:hAnsi="Times New Roman" w:cs="Times New Roman"/>
            <w:lang w:val="en-GB"/>
          </w:rPr>
          <w:delText>(</w:delText>
        </w:r>
      </w:del>
      <w:r w:rsidR="00132CB7" w:rsidRPr="002A3B2A">
        <w:rPr>
          <w:rFonts w:ascii="Times New Roman" w:hAnsi="Times New Roman" w:cs="Times New Roman"/>
          <w:lang w:val="en-GB"/>
        </w:rPr>
        <w:t>albeit the effect size was small</w:t>
      </w:r>
      <w:ins w:id="275" w:author="Clemens" w:date="2021-05-05T14:16:00Z">
        <w:r w:rsidR="00945786">
          <w:rPr>
            <w:rFonts w:ascii="Times New Roman" w:hAnsi="Times New Roman" w:cs="Times New Roman"/>
            <w:lang w:val="en-GB"/>
          </w:rPr>
          <w:t xml:space="preserve"> (</w:t>
        </w:r>
      </w:ins>
      <w:ins w:id="276" w:author="Clemens" w:date="2021-05-05T14:17:00Z">
        <w:r w:rsidR="00945786">
          <w:rPr>
            <w:rFonts w:ascii="Times New Roman" w:hAnsi="Times New Roman" w:cs="Times New Roman"/>
            <w:lang w:val="en-GB"/>
          </w:rPr>
          <w:t>Figs. 6 a, b)</w:t>
        </w:r>
      </w:ins>
      <w:del w:id="277" w:author="Clemens" w:date="2021-05-05T14:16:00Z">
        <w:r w:rsidR="00132CB7" w:rsidRPr="002A3B2A" w:rsidDel="00945786">
          <w:rPr>
            <w:rFonts w:ascii="Times New Roman" w:hAnsi="Times New Roman" w:cs="Times New Roman"/>
            <w:lang w:val="en-GB"/>
          </w:rPr>
          <w:delText>)</w:delText>
        </w:r>
      </w:del>
      <w:r w:rsidR="00062D45" w:rsidRPr="002A3B2A">
        <w:rPr>
          <w:rFonts w:ascii="Times New Roman" w:hAnsi="Times New Roman" w:cs="Times New Roman"/>
          <w:lang w:val="en-GB"/>
        </w:rPr>
        <w:t xml:space="preserve">. </w:t>
      </w:r>
      <w:r w:rsidR="00E56AEB" w:rsidRPr="002A3B2A">
        <w:rPr>
          <w:rFonts w:ascii="Times New Roman" w:hAnsi="Times New Roman" w:cs="Times New Roman"/>
          <w:lang w:val="en-GB"/>
        </w:rPr>
        <w:t>A s</w:t>
      </w:r>
      <w:r w:rsidR="00132CB7" w:rsidRPr="002A3B2A">
        <w:rPr>
          <w:rFonts w:ascii="Times New Roman" w:hAnsi="Times New Roman" w:cs="Times New Roman"/>
          <w:lang w:val="en-GB"/>
        </w:rPr>
        <w:t xml:space="preserve">easonal </w:t>
      </w:r>
      <w:r w:rsidR="00E56AEB" w:rsidRPr="002A3B2A">
        <w:rPr>
          <w:rFonts w:ascii="Times New Roman" w:hAnsi="Times New Roman" w:cs="Times New Roman"/>
          <w:lang w:val="en-GB"/>
        </w:rPr>
        <w:t>increase</w:t>
      </w:r>
      <w:r w:rsidR="00132CB7" w:rsidRPr="002A3B2A">
        <w:rPr>
          <w:rFonts w:ascii="Times New Roman" w:hAnsi="Times New Roman" w:cs="Times New Roman"/>
          <w:lang w:val="en-GB"/>
        </w:rPr>
        <w:t xml:space="preserve"> in egg volume at both between- and within-individual levels </w:t>
      </w:r>
      <w:ins w:id="278" w:author="Clemens" w:date="2021-05-05T14:17:00Z">
        <w:r w:rsidR="00945786">
          <w:rPr>
            <w:rFonts w:ascii="Times New Roman" w:hAnsi="Times New Roman" w:cs="Times New Roman"/>
            <w:lang w:val="en-GB"/>
          </w:rPr>
          <w:t xml:space="preserve">may </w:t>
        </w:r>
      </w:ins>
      <w:r w:rsidR="00132CB7" w:rsidRPr="002A3B2A">
        <w:rPr>
          <w:rFonts w:ascii="Times New Roman" w:hAnsi="Times New Roman" w:cs="Times New Roman"/>
          <w:lang w:val="en-GB"/>
        </w:rPr>
        <w:t>indicate</w:t>
      </w:r>
      <w:del w:id="279" w:author="Clemens" w:date="2021-05-05T14:17:00Z">
        <w:r w:rsidR="00132CB7" w:rsidRPr="002A3B2A" w:rsidDel="00945786">
          <w:rPr>
            <w:rFonts w:ascii="Times New Roman" w:hAnsi="Times New Roman" w:cs="Times New Roman"/>
            <w:lang w:val="en-GB"/>
          </w:rPr>
          <w:delText>s</w:delText>
        </w:r>
      </w:del>
      <w:r w:rsidR="00132CB7" w:rsidRPr="002A3B2A">
        <w:rPr>
          <w:rFonts w:ascii="Times New Roman" w:hAnsi="Times New Roman" w:cs="Times New Roman"/>
          <w:lang w:val="en-GB"/>
        </w:rPr>
        <w:t xml:space="preserve"> that maternal investment during early breeding attempts </w:t>
      </w:r>
      <w:r w:rsidR="00E56AEB" w:rsidRPr="002A3B2A">
        <w:rPr>
          <w:rFonts w:ascii="Times New Roman" w:hAnsi="Times New Roman" w:cs="Times New Roman"/>
          <w:lang w:val="en-GB"/>
        </w:rPr>
        <w:t xml:space="preserve">is </w:t>
      </w:r>
      <w:del w:id="280" w:author="Clemens" w:date="2021-05-05T14:17:00Z">
        <w:r w:rsidR="00E56AEB" w:rsidRPr="002A3B2A" w:rsidDel="00945786">
          <w:rPr>
            <w:rFonts w:ascii="Times New Roman" w:hAnsi="Times New Roman" w:cs="Times New Roman"/>
            <w:lang w:val="en-GB"/>
          </w:rPr>
          <w:delText>likely</w:delText>
        </w:r>
        <w:r w:rsidR="00132CB7" w:rsidRPr="002A3B2A" w:rsidDel="00945786">
          <w:rPr>
            <w:rFonts w:ascii="Times New Roman" w:hAnsi="Times New Roman" w:cs="Times New Roman"/>
            <w:lang w:val="en-GB"/>
          </w:rPr>
          <w:delText xml:space="preserve"> </w:delText>
        </w:r>
      </w:del>
      <w:r w:rsidR="00132CB7" w:rsidRPr="002A3B2A">
        <w:rPr>
          <w:rFonts w:ascii="Times New Roman" w:hAnsi="Times New Roman" w:cs="Times New Roman"/>
          <w:lang w:val="en-GB"/>
        </w:rPr>
        <w:t xml:space="preserve">constrained by </w:t>
      </w:r>
      <w:ins w:id="281" w:author="Clemens" w:date="2021-05-05T14:18:00Z">
        <w:r w:rsidR="00945786">
          <w:rPr>
            <w:rFonts w:ascii="Times New Roman" w:hAnsi="Times New Roman" w:cs="Times New Roman"/>
            <w:lang w:val="en-GB"/>
          </w:rPr>
          <w:t xml:space="preserve">restricted </w:t>
        </w:r>
      </w:ins>
      <w:del w:id="282" w:author="Clemens" w:date="2021-05-05T14:18:00Z">
        <w:r w:rsidR="00132CB7" w:rsidRPr="002A3B2A" w:rsidDel="00945786">
          <w:rPr>
            <w:rFonts w:ascii="Times New Roman" w:hAnsi="Times New Roman" w:cs="Times New Roman"/>
            <w:lang w:val="en-GB"/>
          </w:rPr>
          <w:delText xml:space="preserve">poor local </w:delText>
        </w:r>
      </w:del>
      <w:r w:rsidR="00132CB7" w:rsidRPr="002A3B2A">
        <w:rPr>
          <w:rFonts w:ascii="Times New Roman" w:hAnsi="Times New Roman" w:cs="Times New Roman"/>
          <w:lang w:val="en-GB"/>
        </w:rPr>
        <w:t xml:space="preserve">food availability, whereas late breeders </w:t>
      </w:r>
      <w:r w:rsidR="00F62A0B" w:rsidRPr="002A3B2A">
        <w:rPr>
          <w:rFonts w:ascii="Times New Roman" w:hAnsi="Times New Roman" w:cs="Times New Roman"/>
          <w:lang w:val="en-GB"/>
        </w:rPr>
        <w:t>can</w:t>
      </w:r>
      <w:r w:rsidR="00FE46E2" w:rsidRPr="002A3B2A">
        <w:rPr>
          <w:rFonts w:ascii="Times New Roman" w:hAnsi="Times New Roman" w:cs="Times New Roman"/>
          <w:lang w:val="en-GB"/>
        </w:rPr>
        <w:t xml:space="preserve"> </w:t>
      </w:r>
      <w:r w:rsidR="00132CB7" w:rsidRPr="002A3B2A">
        <w:rPr>
          <w:rFonts w:ascii="Times New Roman" w:hAnsi="Times New Roman" w:cs="Times New Roman"/>
          <w:lang w:val="en-GB"/>
        </w:rPr>
        <w:t xml:space="preserve">take advantage of </w:t>
      </w:r>
      <w:ins w:id="283" w:author="Clemens" w:date="2021-05-05T14:18:00Z">
        <w:r w:rsidR="00945786">
          <w:rPr>
            <w:rFonts w:ascii="Times New Roman" w:hAnsi="Times New Roman" w:cs="Times New Roman"/>
            <w:lang w:val="en-GB"/>
          </w:rPr>
          <w:t>higher</w:t>
        </w:r>
      </w:ins>
      <w:del w:id="284" w:author="Clemens" w:date="2021-05-05T14:18:00Z">
        <w:r w:rsidR="00132CB7" w:rsidRPr="002A3B2A" w:rsidDel="00945786">
          <w:rPr>
            <w:rFonts w:ascii="Times New Roman" w:hAnsi="Times New Roman" w:cs="Times New Roman"/>
            <w:lang w:val="en-GB"/>
          </w:rPr>
          <w:delText>peak</w:delText>
        </w:r>
      </w:del>
      <w:r w:rsidR="00132CB7" w:rsidRPr="002A3B2A">
        <w:rPr>
          <w:rFonts w:ascii="Times New Roman" w:hAnsi="Times New Roman" w:cs="Times New Roman"/>
          <w:lang w:val="en-GB"/>
        </w:rPr>
        <w:t xml:space="preserve"> food availability</w:t>
      </w:r>
      <w:ins w:id="285" w:author="Clemens" w:date="2021-05-05T14:18:00Z">
        <w:r w:rsidR="00945786">
          <w:rPr>
            <w:rFonts w:ascii="Times New Roman" w:hAnsi="Times New Roman" w:cs="Times New Roman"/>
            <w:lang w:val="en-GB"/>
          </w:rPr>
          <w:t xml:space="preserve"> when producing eggs</w:t>
        </w:r>
      </w:ins>
      <w:r w:rsidR="00132CB7" w:rsidRPr="002A3B2A">
        <w:rPr>
          <w:rFonts w:ascii="Times New Roman" w:hAnsi="Times New Roman" w:cs="Times New Roman"/>
          <w:lang w:val="en-GB"/>
        </w:rPr>
        <w:t>.</w:t>
      </w:r>
      <w:r w:rsidR="00FE46E2" w:rsidRPr="002A3B2A">
        <w:rPr>
          <w:rFonts w:ascii="Times New Roman" w:hAnsi="Times New Roman" w:cs="Times New Roman"/>
          <w:lang w:val="en-GB"/>
        </w:rPr>
        <w:t xml:space="preserve"> </w:t>
      </w:r>
      <w:del w:id="286" w:author="Clemens" w:date="2021-05-05T14:18:00Z">
        <w:r w:rsidR="00FE46E2" w:rsidRPr="002A3B2A" w:rsidDel="00945786">
          <w:rPr>
            <w:rFonts w:ascii="Times New Roman" w:hAnsi="Times New Roman" w:cs="Times New Roman"/>
            <w:lang w:val="en-GB"/>
          </w:rPr>
          <w:delText>Taken together, our results reveal a trade-off between current maternal investment and future breeding potential.</w:delText>
        </w:r>
      </w:del>
    </w:p>
    <w:p w14:paraId="57C12CBF" w14:textId="77777777" w:rsidR="00E13C34" w:rsidRDefault="00E13C34" w:rsidP="00E13C34">
      <w:pPr>
        <w:suppressLineNumbers/>
        <w:spacing w:line="360" w:lineRule="auto"/>
        <w:contextualSpacing/>
        <w:jc w:val="both"/>
        <w:rPr>
          <w:rFonts w:ascii="Times New Roman" w:hAnsi="Times New Roman" w:cs="Times New Roman"/>
          <w:lang w:val="en-GB"/>
        </w:rPr>
      </w:pPr>
    </w:p>
    <w:p w14:paraId="49969ED6" w14:textId="656FD986" w:rsidR="00784445" w:rsidRPr="002A3B2A" w:rsidRDefault="00C54220" w:rsidP="00E13C34">
      <w:pPr>
        <w:spacing w:before="240" w:line="360" w:lineRule="auto"/>
        <w:contextualSpacing/>
        <w:jc w:val="both"/>
        <w:rPr>
          <w:rFonts w:ascii="Times New Roman" w:hAnsi="Times New Roman" w:cs="Times New Roman"/>
          <w:lang w:val="en-GB"/>
        </w:rPr>
      </w:pPr>
      <w:r w:rsidRPr="002A3B2A">
        <w:rPr>
          <w:rFonts w:ascii="Times New Roman" w:hAnsi="Times New Roman" w:cs="Times New Roman"/>
          <w:lang w:val="en-GB"/>
        </w:rPr>
        <w:t>Despite being long-lived and investing substantially in reproduction year</w:t>
      </w:r>
      <w:r w:rsidR="000612A1" w:rsidRPr="002A3B2A">
        <w:rPr>
          <w:rFonts w:ascii="Times New Roman" w:hAnsi="Times New Roman" w:cs="Times New Roman"/>
          <w:lang w:val="en-GB"/>
        </w:rPr>
        <w:t>-</w:t>
      </w:r>
      <w:r w:rsidRPr="002A3B2A">
        <w:rPr>
          <w:rFonts w:ascii="Times New Roman" w:hAnsi="Times New Roman" w:cs="Times New Roman"/>
          <w:lang w:val="en-GB"/>
        </w:rPr>
        <w:t>after</w:t>
      </w:r>
      <w:r w:rsidR="000612A1" w:rsidRPr="002A3B2A">
        <w:rPr>
          <w:rFonts w:ascii="Times New Roman" w:hAnsi="Times New Roman" w:cs="Times New Roman"/>
          <w:lang w:val="en-GB"/>
        </w:rPr>
        <w:t>-</w:t>
      </w:r>
      <w:r w:rsidRPr="002A3B2A">
        <w:rPr>
          <w:rFonts w:ascii="Times New Roman" w:hAnsi="Times New Roman" w:cs="Times New Roman"/>
          <w:lang w:val="en-GB"/>
        </w:rPr>
        <w:t>year, we found no evidence of age-dependent trade-offs in egg size</w:t>
      </w:r>
      <w:r w:rsidR="00FE46E2" w:rsidRPr="002A3B2A">
        <w:rPr>
          <w:rFonts w:ascii="Times New Roman" w:hAnsi="Times New Roman" w:cs="Times New Roman"/>
          <w:lang w:val="en-GB"/>
        </w:rPr>
        <w:t xml:space="preserve"> </w:t>
      </w:r>
      <w:ins w:id="287" w:author="Clemens" w:date="2021-05-05T14:19:00Z">
        <w:r w:rsidR="00945786">
          <w:rPr>
            <w:rFonts w:ascii="Times New Roman" w:hAnsi="Times New Roman" w:cs="Times New Roman"/>
            <w:lang w:val="en-GB"/>
          </w:rPr>
          <w:t xml:space="preserve">or mating strategy </w:t>
        </w:r>
      </w:ins>
      <w:r w:rsidR="00FE46E2" w:rsidRPr="002A3B2A">
        <w:rPr>
          <w:rFonts w:ascii="Times New Roman" w:hAnsi="Times New Roman" w:cs="Times New Roman"/>
          <w:lang w:val="en-GB"/>
        </w:rPr>
        <w:t>in this snowy plover population</w:t>
      </w:r>
      <w:r w:rsidRPr="002A3B2A">
        <w:rPr>
          <w:rFonts w:ascii="Times New Roman" w:hAnsi="Times New Roman" w:cs="Times New Roman"/>
          <w:lang w:val="en-GB"/>
        </w:rPr>
        <w:t xml:space="preserve">. However, </w:t>
      </w:r>
      <w:r w:rsidR="00527EF8" w:rsidRPr="002A3B2A">
        <w:rPr>
          <w:rFonts w:ascii="Times New Roman" w:hAnsi="Times New Roman" w:cs="Times New Roman"/>
          <w:lang w:val="en-GB"/>
        </w:rPr>
        <w:t>older</w:t>
      </w:r>
      <w:r w:rsidRPr="002A3B2A">
        <w:rPr>
          <w:rFonts w:ascii="Times New Roman" w:hAnsi="Times New Roman" w:cs="Times New Roman"/>
          <w:lang w:val="en-GB"/>
        </w:rPr>
        <w:t xml:space="preserve"> females tended to </w:t>
      </w:r>
      <w:r w:rsidR="00527EF8" w:rsidRPr="002A3B2A">
        <w:rPr>
          <w:rFonts w:ascii="Times New Roman" w:hAnsi="Times New Roman" w:cs="Times New Roman"/>
          <w:lang w:val="en-GB"/>
        </w:rPr>
        <w:t>initiate</w:t>
      </w:r>
      <w:r w:rsidRPr="002A3B2A">
        <w:rPr>
          <w:rFonts w:ascii="Times New Roman" w:hAnsi="Times New Roman" w:cs="Times New Roman"/>
          <w:lang w:val="en-GB"/>
        </w:rPr>
        <w:t xml:space="preserve"> nest</w:t>
      </w:r>
      <w:r w:rsidR="00527EF8" w:rsidRPr="002A3B2A">
        <w:rPr>
          <w:rFonts w:ascii="Times New Roman" w:hAnsi="Times New Roman" w:cs="Times New Roman"/>
          <w:lang w:val="en-GB"/>
        </w:rPr>
        <w:t xml:space="preserve">ing earlier in </w:t>
      </w:r>
      <w:r w:rsidRPr="002A3B2A">
        <w:rPr>
          <w:rFonts w:ascii="Times New Roman" w:hAnsi="Times New Roman" w:cs="Times New Roman"/>
          <w:lang w:val="en-GB"/>
        </w:rPr>
        <w:t xml:space="preserve">the season </w:t>
      </w:r>
      <w:r w:rsidR="00527EF8" w:rsidRPr="002A3B2A">
        <w:rPr>
          <w:rFonts w:ascii="Times New Roman" w:hAnsi="Times New Roman" w:cs="Times New Roman"/>
          <w:lang w:val="en-GB"/>
        </w:rPr>
        <w:t xml:space="preserve">compared to </w:t>
      </w:r>
      <w:r w:rsidRPr="002A3B2A">
        <w:rPr>
          <w:rFonts w:ascii="Times New Roman" w:hAnsi="Times New Roman" w:cs="Times New Roman"/>
          <w:lang w:val="en-GB"/>
        </w:rPr>
        <w:t xml:space="preserve">their </w:t>
      </w:r>
      <w:r w:rsidR="00527EF8" w:rsidRPr="002A3B2A">
        <w:rPr>
          <w:rFonts w:ascii="Times New Roman" w:hAnsi="Times New Roman" w:cs="Times New Roman"/>
          <w:lang w:val="en-GB"/>
        </w:rPr>
        <w:t>younger</w:t>
      </w:r>
      <w:r w:rsidRPr="002A3B2A">
        <w:rPr>
          <w:rFonts w:ascii="Times New Roman" w:hAnsi="Times New Roman" w:cs="Times New Roman"/>
          <w:lang w:val="en-GB"/>
        </w:rPr>
        <w:t xml:space="preserve"> conspecifics – indicating age-dependent competitive a</w:t>
      </w:r>
      <w:r w:rsidR="00203C71" w:rsidRPr="002A3B2A">
        <w:rPr>
          <w:rFonts w:ascii="Times New Roman" w:hAnsi="Times New Roman" w:cs="Times New Roman"/>
          <w:lang w:val="en-GB"/>
        </w:rPr>
        <w:t xml:space="preserve">bilities that </w:t>
      </w:r>
      <w:del w:id="288" w:author="Clemens" w:date="2021-05-05T14:19:00Z">
        <w:r w:rsidR="00203C71" w:rsidRPr="002A3B2A" w:rsidDel="00945786">
          <w:rPr>
            <w:rFonts w:ascii="Times New Roman" w:hAnsi="Times New Roman" w:cs="Times New Roman"/>
            <w:lang w:val="en-GB"/>
          </w:rPr>
          <w:delText xml:space="preserve">likely </w:delText>
        </w:r>
      </w:del>
      <w:ins w:id="289" w:author="Clemens" w:date="2021-05-05T14:19:00Z">
        <w:r w:rsidR="00945786">
          <w:rPr>
            <w:rFonts w:ascii="Times New Roman" w:hAnsi="Times New Roman" w:cs="Times New Roman"/>
            <w:lang w:val="en-GB"/>
          </w:rPr>
          <w:t>could</w:t>
        </w:r>
        <w:r w:rsidR="00945786" w:rsidRPr="002A3B2A">
          <w:rPr>
            <w:rFonts w:ascii="Times New Roman" w:hAnsi="Times New Roman" w:cs="Times New Roman"/>
            <w:lang w:val="en-GB"/>
          </w:rPr>
          <w:t xml:space="preserve"> </w:t>
        </w:r>
      </w:ins>
      <w:r w:rsidR="00203C71" w:rsidRPr="002A3B2A">
        <w:rPr>
          <w:rFonts w:ascii="Times New Roman" w:hAnsi="Times New Roman" w:cs="Times New Roman"/>
          <w:lang w:val="en-GB"/>
        </w:rPr>
        <w:t>reflect experience</w:t>
      </w:r>
      <w:ins w:id="290" w:author="Clemens" w:date="2021-05-05T14:20:00Z">
        <w:r w:rsidR="00945786">
          <w:rPr>
            <w:rFonts w:ascii="Times New Roman" w:hAnsi="Times New Roman" w:cs="Times New Roman"/>
            <w:lang w:val="en-GB"/>
          </w:rPr>
          <w:t xml:space="preserve">. </w:t>
        </w:r>
      </w:ins>
      <w:del w:id="291" w:author="Clemens" w:date="2021-05-05T14:20:00Z">
        <w:r w:rsidR="00203C71" w:rsidRPr="002A3B2A" w:rsidDel="00945786">
          <w:rPr>
            <w:rFonts w:ascii="Times New Roman" w:hAnsi="Times New Roman" w:cs="Times New Roman"/>
            <w:lang w:val="en-GB"/>
          </w:rPr>
          <w:delText xml:space="preserve"> and local knowledge.</w:delText>
        </w:r>
        <w:r w:rsidR="00A50A9D" w:rsidRPr="002A3B2A" w:rsidDel="00945786">
          <w:rPr>
            <w:rFonts w:ascii="Times New Roman" w:hAnsi="Times New Roman" w:cs="Times New Roman"/>
            <w:lang w:val="en-GB"/>
          </w:rPr>
          <w:delText xml:space="preserve"> </w:delText>
        </w:r>
      </w:del>
      <w:r w:rsidR="00A50A9D" w:rsidRPr="002A3B2A">
        <w:rPr>
          <w:rFonts w:ascii="Times New Roman" w:hAnsi="Times New Roman" w:cs="Times New Roman"/>
          <w:lang w:val="en-GB"/>
        </w:rPr>
        <w:t xml:space="preserve">This </w:t>
      </w:r>
      <w:r w:rsidR="0055650A" w:rsidRPr="002A3B2A">
        <w:rPr>
          <w:rFonts w:ascii="Times New Roman" w:hAnsi="Times New Roman" w:cs="Times New Roman"/>
          <w:lang w:val="en-GB"/>
        </w:rPr>
        <w:t>age-dependent variation in lay date followed a non-linear pattern indicative of senescence in competitive ability: lay date advanced with each year of age until a peak at age 6, however limited sampling in older age classes makes this non-linear trend hard to robustly interpret</w:t>
      </w:r>
      <w:ins w:id="292" w:author="Clemens" w:date="2021-05-05T14:20:00Z">
        <w:r w:rsidR="00945786">
          <w:rPr>
            <w:rFonts w:ascii="Times New Roman" w:hAnsi="Times New Roman" w:cs="Times New Roman"/>
            <w:lang w:val="en-GB"/>
          </w:rPr>
          <w:t xml:space="preserve"> thereafter</w:t>
        </w:r>
      </w:ins>
      <w:r w:rsidR="0055650A" w:rsidRPr="002A3B2A">
        <w:rPr>
          <w:rFonts w:ascii="Times New Roman" w:hAnsi="Times New Roman" w:cs="Times New Roman"/>
          <w:lang w:val="en-GB"/>
        </w:rPr>
        <w:t xml:space="preserve">. </w:t>
      </w:r>
      <w:del w:id="293" w:author="Clemens" w:date="2021-05-05T14:21:00Z">
        <w:r w:rsidR="0055650A" w:rsidRPr="002A3B2A" w:rsidDel="00130683">
          <w:rPr>
            <w:rFonts w:ascii="Times New Roman" w:hAnsi="Times New Roman" w:cs="Times New Roman"/>
            <w:highlight w:val="yellow"/>
            <w:lang w:val="en-GB"/>
          </w:rPr>
          <w:delText>Nonetheless, the pre-peak effect is well supported</w:delText>
        </w:r>
        <w:r w:rsidR="0055650A" w:rsidRPr="002A3B2A" w:rsidDel="00130683">
          <w:rPr>
            <w:rFonts w:ascii="Times New Roman" w:hAnsi="Times New Roman" w:cs="Times New Roman"/>
            <w:lang w:val="en-GB"/>
          </w:rPr>
          <w:delText xml:space="preserve">. </w:delText>
        </w:r>
      </w:del>
      <w:r w:rsidR="000612A1" w:rsidRPr="002A3B2A">
        <w:rPr>
          <w:rFonts w:ascii="Times New Roman" w:hAnsi="Times New Roman" w:cs="Times New Roman"/>
          <w:lang w:val="en-GB"/>
        </w:rPr>
        <w:t xml:space="preserve">Moreover, locally recruited females (i.e., hatched locally) bred earlier than immigrant females, further suggesting a </w:t>
      </w:r>
      <w:r w:rsidR="007A1671" w:rsidRPr="002A3B2A">
        <w:rPr>
          <w:rFonts w:ascii="Times New Roman" w:hAnsi="Times New Roman" w:cs="Times New Roman"/>
          <w:lang w:val="en-GB"/>
        </w:rPr>
        <w:t xml:space="preserve">competitive </w:t>
      </w:r>
      <w:r w:rsidR="000612A1" w:rsidRPr="002A3B2A">
        <w:rPr>
          <w:rFonts w:ascii="Times New Roman" w:hAnsi="Times New Roman" w:cs="Times New Roman"/>
          <w:lang w:val="en-GB"/>
        </w:rPr>
        <w:t xml:space="preserve">advantage </w:t>
      </w:r>
      <w:r w:rsidR="007A1671" w:rsidRPr="002A3B2A">
        <w:rPr>
          <w:rFonts w:ascii="Times New Roman" w:hAnsi="Times New Roman" w:cs="Times New Roman"/>
          <w:lang w:val="en-GB"/>
        </w:rPr>
        <w:t>for individuals with</w:t>
      </w:r>
      <w:r w:rsidR="000612A1" w:rsidRPr="002A3B2A">
        <w:rPr>
          <w:rFonts w:ascii="Times New Roman" w:hAnsi="Times New Roman" w:cs="Times New Roman"/>
          <w:lang w:val="en-GB"/>
        </w:rPr>
        <w:t xml:space="preserve"> prior experience</w:t>
      </w:r>
      <w:r w:rsidR="007A1671" w:rsidRPr="002A3B2A">
        <w:rPr>
          <w:rFonts w:ascii="Times New Roman" w:hAnsi="Times New Roman" w:cs="Times New Roman"/>
          <w:lang w:val="en-GB"/>
        </w:rPr>
        <w:t xml:space="preserve"> at the breeding site</w:t>
      </w:r>
      <w:ins w:id="294" w:author="Clemens" w:date="2021-05-05T14:21:00Z">
        <w:r w:rsidR="00130683">
          <w:rPr>
            <w:rFonts w:ascii="Times New Roman" w:hAnsi="Times New Roman" w:cs="Times New Roman"/>
            <w:lang w:val="en-GB"/>
          </w:rPr>
          <w:t>, which would also apply to older females that bred at the study site before</w:t>
        </w:r>
      </w:ins>
      <w:r w:rsidR="000612A1" w:rsidRPr="002A3B2A">
        <w:rPr>
          <w:rFonts w:ascii="Times New Roman" w:hAnsi="Times New Roman" w:cs="Times New Roman"/>
          <w:lang w:val="en-GB"/>
        </w:rPr>
        <w:t xml:space="preserve">. </w:t>
      </w:r>
      <w:r w:rsidR="006B3C55" w:rsidRPr="002A3B2A">
        <w:rPr>
          <w:rFonts w:ascii="Times New Roman" w:hAnsi="Times New Roman" w:cs="Times New Roman"/>
          <w:lang w:val="en-GB"/>
        </w:rPr>
        <w:t>Importantly, p</w:t>
      </w:r>
      <w:r w:rsidR="00527EF8" w:rsidRPr="002A3B2A">
        <w:rPr>
          <w:rFonts w:ascii="Times New Roman" w:hAnsi="Times New Roman" w:cs="Times New Roman"/>
          <w:lang w:val="en-GB"/>
        </w:rPr>
        <w:t xml:space="preserve">olyandry was not repeatable within individuals – </w:t>
      </w:r>
      <w:r w:rsidR="007A1671" w:rsidRPr="002A3B2A">
        <w:rPr>
          <w:rFonts w:ascii="Times New Roman" w:hAnsi="Times New Roman" w:cs="Times New Roman"/>
          <w:lang w:val="en-GB"/>
        </w:rPr>
        <w:t xml:space="preserve">likely due to stochastic </w:t>
      </w:r>
      <w:r w:rsidR="00527EF8" w:rsidRPr="002A3B2A">
        <w:rPr>
          <w:rFonts w:ascii="Times New Roman" w:hAnsi="Times New Roman" w:cs="Times New Roman"/>
          <w:lang w:val="en-GB"/>
        </w:rPr>
        <w:t>socio-ecological dy</w:t>
      </w:r>
      <w:r w:rsidR="00E6462E" w:rsidRPr="002A3B2A">
        <w:rPr>
          <w:rFonts w:ascii="Times New Roman" w:hAnsi="Times New Roman" w:cs="Times New Roman"/>
          <w:lang w:val="en-GB"/>
        </w:rPr>
        <w:t>n</w:t>
      </w:r>
      <w:r w:rsidR="00527EF8" w:rsidRPr="002A3B2A">
        <w:rPr>
          <w:rFonts w:ascii="Times New Roman" w:hAnsi="Times New Roman" w:cs="Times New Roman"/>
          <w:lang w:val="en-GB"/>
        </w:rPr>
        <w:t>amics, such as</w:t>
      </w:r>
      <w:r w:rsidR="007A1671" w:rsidRPr="002A3B2A">
        <w:rPr>
          <w:rFonts w:ascii="Times New Roman" w:hAnsi="Times New Roman" w:cs="Times New Roman"/>
          <w:lang w:val="en-GB"/>
        </w:rPr>
        <w:t xml:space="preserve"> local mate availability and breeding success</w:t>
      </w:r>
      <w:r w:rsidR="00527EF8" w:rsidRPr="002A3B2A">
        <w:rPr>
          <w:rFonts w:ascii="Times New Roman" w:hAnsi="Times New Roman" w:cs="Times New Roman"/>
          <w:lang w:val="en-GB"/>
        </w:rPr>
        <w:t>, which are known to influence mating tactics in plovers</w:t>
      </w:r>
      <w:r w:rsidR="007A1671" w:rsidRPr="002A3B2A">
        <w:rPr>
          <w:rFonts w:ascii="Times New Roman" w:hAnsi="Times New Roman" w:cs="Times New Roman"/>
          <w:lang w:val="en-GB"/>
        </w:rPr>
        <w:t>.</w:t>
      </w:r>
    </w:p>
    <w:p w14:paraId="3258588D" w14:textId="77777777" w:rsidR="00784445" w:rsidRPr="002A3B2A" w:rsidRDefault="00784445" w:rsidP="00E13C34">
      <w:pPr>
        <w:suppressLineNumbers/>
        <w:spacing w:line="360" w:lineRule="auto"/>
        <w:jc w:val="both"/>
        <w:rPr>
          <w:rFonts w:ascii="Times New Roman" w:hAnsi="Times New Roman" w:cs="Times New Roman"/>
          <w:lang w:val="en-GB"/>
        </w:rPr>
      </w:pPr>
    </w:p>
    <w:p w14:paraId="092C8918" w14:textId="27E50EF2" w:rsidR="00D67DE9"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Several studies of oviparous organisms have observed age-dependent variation in egg size, with some studies finding a positive relationship</w:t>
      </w:r>
      <w:r w:rsidR="00780E07">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&lt;citation&gt;&lt;priority&gt;58&lt;/priority&gt;&lt;uuid&gt;4561512C-A1E7-4D45-BD23-AB92E5B677B7&lt;/uuid&gt;&lt;publications&gt;&lt;publication&gt;&lt;subtype&gt;400&lt;/subtype&gt;&lt;title&gt;Is There a Positive Relationship between Body Size and Fecundity in Lesser Snow Geese?&lt;/title&gt;&lt;volume&gt;109&lt;/volume&gt;&lt;publication_date&gt;99199200001200000000200000&lt;/publication_date&gt;&lt;uuid&gt;50DD39D8-F427-4619-B46E-1A0B487CD5A5&lt;/uuid&gt;&lt;type&gt;400&lt;/type&gt;&lt;startpage&gt;667-673&lt;/startpage&gt;&lt;bundle&gt;&lt;publication&gt;&lt;title&gt;The Auk&lt;/title&gt;&lt;uuid&gt;1CEC287D-66AC-4AC1-BFAD-2B6FDB608C13&lt;/uuid&gt;&lt;subtype&gt;-100&lt;/subtype&gt;&lt;publisher&gt;Ornithological Societies North America&lt;/publisher&gt;&lt;type&gt;-100&lt;/type&gt;&lt;/publication&gt;&lt;/bundle&gt;&lt;authors&gt;&lt;author&gt;&lt;lastName&gt;Cooch&lt;/lastName&gt;&lt;firstName&gt;E&lt;/firstName&gt;&lt;middleNames&gt;G&lt;/middleNames&gt;&lt;/author&gt;&lt;author&gt;&lt;lastName&gt;Lank&lt;/lastName&gt;&lt;firstName&gt;D&lt;/firstName&gt;&lt;middleNames&gt;B&lt;/middleNames&gt;&lt;/author&gt;&lt;author&gt;&lt;lastName&gt;Rockwell&lt;/lastName&gt;&lt;firstName&gt;R&lt;/firstName&gt;&lt;middleNames&gt;F&lt;/middleNames&gt;&lt;/author&gt;&lt;author&gt;&lt;lastName&gt;Cooke&lt;/lastName&gt;&lt;firstName&gt;F&lt;/firstName&gt;&lt;/author&gt;&lt;/authors&gt;&lt;/publication&gt;&lt;publication&gt;&lt;subtype&gt;400&lt;/subtype&gt;&lt;title&gt;Reproductive Implications of Egg-Size Variation in the Black Brant&lt;/title&gt;&lt;volume&gt;109&lt;/volume&gt;&lt;publication_date&gt;99199200001200000000200000&lt;/publication_date&gt;&lt;uuid&gt;62A7A2B8-24B8-4BE1-9EDF-DA943BB4380C&lt;/uuid&gt;&lt;type&gt;400&lt;/type&gt;&lt;number&gt;4&lt;/number&gt;&lt;startpage&gt;896-903&lt;/startpage&gt;&lt;bundle&gt;&lt;publication&gt;&lt;title&gt;The Auk&lt;/title&gt;&lt;uuid&gt;1CEC287D-66AC-4AC1-BFAD-2B6FDB608C13&lt;/uuid&gt;&lt;subtype&gt;-100&lt;/subtype&gt;&lt;publisher&gt;Ornithological Societies North America&lt;/publisher&gt;&lt;type&gt;-100&lt;/type&gt;&lt;/publication&gt;&lt;/bundle&gt;&lt;authors&gt;&lt;author&gt;&lt;lastName&gt;Flint&lt;/lastName&gt;&lt;firstName&gt;Paul&lt;/firstName&gt;&lt;middleNames&gt;L&lt;/middleNames&gt;&lt;/author&gt;&lt;author&gt;&lt;lastName&gt;Sedinger&lt;/lastName&gt;&lt;firstName&gt;James&lt;/firstName&gt;&lt;middleNames&gt;S&lt;/middleNames&gt;&lt;/author&gt;&lt;/authors&gt;&lt;/publication&gt;&lt;publication&gt;&lt;subtype&gt;400&lt;/subtype&gt;&lt;title&gt;Female Age and Egg Size in the Lesser Snow Goose&lt;/title&gt;&lt;volume&gt;25&lt;/volume&gt;&lt;publication_date&gt;99199400001200000000200000&lt;/publication_date&gt;&lt;uuid&gt;895B79C0-9D34-496F-A089-58EFBCCCD87D&lt;/uuid&gt;&lt;type&gt;400&lt;/type&gt;&lt;number&gt;2&lt;/number&gt;&lt;startpage&gt;149&lt;/startpage&gt;&lt;bundle&gt;&lt;publication&gt;&lt;title&gt;Journal of Avian Biology&lt;/title&gt;&lt;uuid&gt;D867B9AC-6DF5-416E-BC12-0503599941BB&lt;/uuid&gt;&lt;subtype&gt;-100&lt;/subtype&gt;&lt;publisher&gt;Blackwell Publishing Ltd&lt;/publisher&gt;&lt;type&gt;-100&lt;/type&gt;&lt;/publication&gt;&lt;/bundle&gt;&lt;authors&gt;&lt;author&gt;&lt;lastName&gt;Robertson&lt;/lastName&gt;&lt;firstName&gt;Gregory&lt;/firstName&gt;&lt;middleNames&gt;J&lt;/middleNames&gt;&lt;/author&gt;&lt;author&gt;&lt;lastName&gt;Cooch&lt;/lastName&gt;&lt;firstName&gt;Evan&lt;/firstName&gt;&lt;middleNames&gt;G&lt;/middleNames&gt;&lt;/author&gt;&lt;author&gt;&lt;lastName&gt;Lank&lt;/lastName&gt;&lt;firstName&gt;David&lt;/firstName&gt;&lt;middleNames&gt;B&lt;/middleNames&gt;&lt;/author&gt;&lt;author&gt;&lt;lastName&gt;Rockwell&lt;/lastName&gt;&lt;firstName&gt;Robert&lt;/firstName&gt;&lt;middleNames&gt;F&lt;/middleNames&gt;&lt;/author&gt;&lt;author&gt;&lt;lastName&gt;Cooke&lt;/lastName&gt;&lt;firstName&gt;F&lt;/firstName&gt;&lt;/author&gt;&lt;/authors&gt;&lt;/publication&gt;&lt;publication&gt;&lt;subtype&gt;400&lt;/subtype&gt;&lt;title&gt;Decades of field data reveal that turtles senesce in the wild&lt;/title&gt;&lt;volume&gt;113&lt;/volume&gt;&lt;publication_date&gt;99201600001200000000200000&lt;/publication_date&gt;&lt;uuid&gt;15E7B99E-43C6-4684-B300-FD0566E9290B&lt;/uuid&gt;&lt;type&gt;400&lt;/type&gt;&lt;number&gt;23&lt;/number&gt;&lt;startpage&gt;6502-6507&lt;/startpage&gt;&lt;bundle&gt;&lt;publication&gt;&lt;title&gt;Proceedings of the National Academy of Sciences of the United States of America&lt;/title&gt;&lt;uuid&gt;99244C09-533F-4AD5-96A8-E8AE53D32775&lt;/uuid&gt;&lt;subtype&gt;-100&lt;/subtype&gt;&lt;publisher&gt;National Acad Sciences&lt;/publisher&gt;&lt;type&gt;-100&lt;/type&gt;&lt;/publication&gt;&lt;/bundle&gt;&lt;authors&gt;&lt;author&gt;&lt;lastName&gt;Warner&lt;/lastName&gt;&lt;firstName&gt;Daniel&lt;/firstName&gt;&lt;middleNames&gt;A&lt;/middleNames&gt;&lt;/author&gt;&lt;author&gt;&lt;lastName&gt;Miller&lt;/lastName&gt;&lt;firstName&gt;David&lt;/firstName&gt;&lt;middleNames&gt;A W&lt;/middleNames&gt;&lt;/author&gt;&lt;author&gt;&lt;lastName&gt;Bronikowski&lt;/lastName&gt;&lt;firstName&gt;Anne&lt;/firstName&gt;&lt;middleNames&gt;M&lt;/middleNames&gt;&lt;/author&gt;&lt;author&gt;&lt;lastName&gt;Janzen&lt;/lastName&gt;&lt;firstName&gt;Fredric&lt;/firstName&gt;&lt;middleNames&gt;J&lt;/middleNames&gt;&lt;/author&gt;&lt;/authors&gt;&lt;/publication&gt;&lt;publication&gt;&lt;subtype&gt;400&lt;/subtype&gt;&lt;title&gt;Variation in Egg Size of Black-Tailed Godwits&lt;/title&gt;&lt;volume&gt;107&lt;/volume&gt;&lt;publication_date&gt;99202000001200000000200000&lt;/publication_date&gt;&lt;uuid&gt;F49AA5DB-853B-4C06-8FDA-FAB8EB55366C&lt;/uuid&gt;&lt;type&gt;400&lt;/type&gt;&lt;number&gt;3&lt;/number&gt;&lt;startpage&gt;291&lt;/startpage&gt;&lt;bundle&gt;&lt;publication&gt;&lt;title&gt;Ardea&lt;/title&gt;&lt;uuid&gt;2624FF74-0645-4A1C-9153-57B4606AEDD4&lt;/uuid&gt;&lt;subtype&gt;-100&lt;/subtype&gt;&lt;type&gt;-100&lt;/type&gt;&lt;/publication&gt;&lt;/bundle&gt;&lt;authors&gt;&lt;author&gt;&lt;lastName&gt;Verhoeven&lt;/lastName&gt;&lt;firstName&gt;Mo&lt;/firstName&gt;&lt;middleNames&gt;A&lt;/middleNames&gt;&lt;/author&gt;&lt;author&gt;&lt;lastName&gt;Loonstra&lt;/lastName&gt;&lt;firstName&gt;A&lt;/firstName&gt;&lt;middleNames&gt;H Jelle&lt;/middleNames&gt;&lt;/author&gt;&lt;author&gt;&lt;lastName&gt;McBride&lt;/lastName&gt;&lt;firstName&gt;Alice&lt;/firstName&gt;&lt;middleNames&gt;D&lt;/middleNames&gt;&lt;/author&gt;&lt;author&gt;&lt;lastName&gt;Tinbergen&lt;/lastName&gt;&lt;firstName&gt;Joost&lt;/firstName&gt;&lt;middleNames&gt;M&lt;/middleNames&gt;&lt;/author&gt;&lt;author&gt;&lt;lastName&gt;Kentie&lt;/lastName&gt;&lt;firstName&gt;Rosemarie&lt;/firstName&gt;&lt;/author&gt;&lt;author&gt;&lt;lastName&gt;Hooijmeijer&lt;/lastName&gt;&lt;firstName&gt;Jos&lt;/firstName&gt;&lt;middleNames&gt;C E W&lt;/middleNames&gt;&lt;/author&gt;&lt;author&gt;&lt;lastName&gt;Both&lt;/lastName&gt;&lt;firstName&gt;Christiaan&lt;/firstName&gt;&lt;/author&gt;&lt;author&gt;&lt;lastName&gt;Senner&lt;/lastName&gt;&lt;firstName&gt;Nathan&lt;/firstName&gt;&lt;middleNames&gt;R&lt;/middleNames&gt;&lt;/author&gt;&lt;author&gt;&lt;lastName&gt;Piersma&lt;/lastName&gt;&lt;firstName&gt;Theuni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(Cooch </w:t>
      </w:r>
      <w:r w:rsidR="00472B4F">
        <w:rPr>
          <w:rFonts w:ascii="Times New Roman" w:hAnsi="Times New Roman" w:cs="Times New Roman"/>
          <w:i/>
          <w:iCs/>
        </w:rPr>
        <w:t>et al.</w:t>
      </w:r>
      <w:r w:rsidR="00472B4F">
        <w:rPr>
          <w:rFonts w:ascii="Times New Roman" w:hAnsi="Times New Roman" w:cs="Times New Roman"/>
        </w:rPr>
        <w:t xml:space="preserve">, 1992; Flint &amp; Sedinger, 1992; Robertson </w:t>
      </w:r>
      <w:r w:rsidR="00472B4F">
        <w:rPr>
          <w:rFonts w:ascii="Times New Roman" w:hAnsi="Times New Roman" w:cs="Times New Roman"/>
          <w:i/>
          <w:iCs/>
        </w:rPr>
        <w:t>et al.</w:t>
      </w:r>
      <w:r w:rsidR="00472B4F">
        <w:rPr>
          <w:rFonts w:ascii="Times New Roman" w:hAnsi="Times New Roman" w:cs="Times New Roman"/>
        </w:rPr>
        <w:t xml:space="preserve">, 1994; Warner </w:t>
      </w:r>
      <w:r w:rsidR="00472B4F">
        <w:rPr>
          <w:rFonts w:ascii="Times New Roman" w:hAnsi="Times New Roman" w:cs="Times New Roman"/>
          <w:i/>
          <w:iCs/>
        </w:rPr>
        <w:t>et al.</w:t>
      </w:r>
      <w:r w:rsidR="00472B4F">
        <w:rPr>
          <w:rFonts w:ascii="Times New Roman" w:hAnsi="Times New Roman" w:cs="Times New Roman"/>
        </w:rPr>
        <w:t xml:space="preserve">, 2016; Verhoeven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Pr="002A3B2A">
        <w:rPr>
          <w:rFonts w:ascii="Times New Roman" w:hAnsi="Times New Roman" w:cs="Times New Roman"/>
          <w:lang w:val="en-GB"/>
        </w:rPr>
        <w:t xml:space="preserve"> and others observing a negative relationship</w:t>
      </w:r>
      <w:ins w:id="295" w:author="Clemens" w:date="2021-05-05T14:22:00Z">
        <w:r w:rsidR="00130683">
          <w:rPr>
            <w:rFonts w:ascii="Times New Roman" w:hAnsi="Times New Roman" w:cs="Times New Roman"/>
            <w:lang w:val="en-GB"/>
          </w:rPr>
          <w:t xml:space="preserve"> </w:t>
        </w:r>
      </w:ins>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&lt;citation&gt;&lt;priority&gt;59&lt;/priority&gt;&lt;uuid&gt;34C151BD-ADAC-4184-90DC-E833CEF3F7D4&lt;/uuid&gt;&lt;publications&gt;&lt;publication&gt;&lt;subtype&gt;400&lt;/subtype&gt;&lt;title&gt;Age-Specific Patterns of Reproduction in the Glaucous-Winged Gull: Increased Effort with Age&lt;/title&gt;&lt;volume&gt;69&lt;/volume&gt;&lt;publication_date&gt;99198800001200000000200000&lt;/publication_date&gt;&lt;uuid&gt;03B7175F-22EA-4203-AB2C-36AA1A2628F9&lt;/uuid&gt;&lt;type&gt;400&lt;/type&gt;&lt;number&gt;5&lt;/number&gt;&lt;startpage&gt;1454-1465&lt;/startpage&gt;&lt;bundle&gt;&lt;publication&gt;&lt;title&gt;Ecology&lt;/title&gt;&lt;uuid&gt;B67855AF-B538-421A-9050-85AAD8DF2482&lt;/uuid&gt;&lt;subtype&gt;-100&lt;/subtype&gt;&lt;publisher&gt;Ecological Society of America&lt;/publisher&gt;&lt;type&gt;-100&lt;/type&gt;&lt;/publication&gt;&lt;/bundle&gt;&lt;authors&gt;&lt;author&gt;&lt;lastName&gt;Reid&lt;/lastName&gt;&lt;firstName&gt;V&lt;/firstName&gt;&lt;middleNames&gt;Walter&lt;/middleNames&gt;&lt;/author&gt;&lt;/authors&gt;&lt;/publication&gt;&lt;publication&gt;&lt;subtype&gt;400&lt;/subtype&gt;&lt;title&gt;Environmental, ontogenetic, and genetic variation in egg size of Pied Flycatchers&lt;/title&gt;&lt;volume&gt;71&lt;/volume&gt;&lt;publication_date&gt;99199300001200000000200000&lt;/publication_date&gt;&lt;uuid&gt;DEE75597-41DB-487E-BEA9-D16EC60D5268&lt;/uuid&gt;&lt;type&gt;400&lt;/type&gt;&lt;number&gt;8&lt;/number&gt;&lt;startpage&gt;1534-1542&lt;/startpage&gt;&lt;bundle&gt;&lt;publication&gt;&lt;title&gt;Canadian Journal of Zoology-revue Canadienne De Zoologie - CAN J ZOOL&lt;/title&gt;&lt;uuid&gt;840B7126-FCD9-4AF0-BA25-125033FC4A9D&lt;/uuid&gt;&lt;subtype&gt;-100&lt;/subtype&gt;&lt;type&gt;-100&lt;/type&gt;&lt;/publication&gt;&lt;/bundle&gt;&lt;authors&gt;&lt;author&gt;&lt;lastName&gt;Potti&lt;/lastName&gt;&lt;firstName&gt;Jaime&lt;/firstName&gt;&lt;/author&gt;&lt;/authors&gt;&lt;/publication&gt;&lt;publication&gt;&lt;subtype&gt;400&lt;/subtype&gt;&lt;title&gt;Egg-size and -number variations related to maternal size and age, and the relationship between egg size and larval characteristics in an annual marine gastropod, Haloa japonica (Opisthobranchia; Cephalaspidea)&lt;/title&gt;&lt;volume&gt;152&lt;/volume&gt;&lt;publication_date&gt;99199700001200000000200000&lt;/publication_date&gt;&lt;uuid&gt;B2394FEB-ACF7-46E1-AE19-D595E96AD9AB&lt;/uuid&gt;&lt;type&gt;400&lt;/type&gt;&lt;startpage&gt;187-195&lt;/startpage&gt;&lt;bundle&gt;&lt;publication&gt;&lt;title&gt;Marine Ecology Progress Series&lt;/title&gt;&lt;uuid&gt;E5D33706-4EF7-40B4-A4A6-40141FDB3E1C&lt;/uuid&gt;&lt;subtype&gt;-100&lt;/subtype&gt;&lt;type&gt;-100&lt;/type&gt;&lt;/publication&gt;&lt;/bundle&gt;&lt;authors&gt;&lt;author&gt;&lt;lastName&gt;Ito&lt;/lastName&gt;&lt;firstName&gt;K&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(Reid, 1988; Potti, 1993; Ito, 1997)</w:t>
      </w:r>
      <w:r w:rsidR="00A934CA">
        <w:rPr>
          <w:rFonts w:ascii="Times New Roman" w:hAnsi="Times New Roman" w:cs="Times New Roman"/>
        </w:rPr>
        <w:fldChar w:fldCharType="end"/>
      </w:r>
      <w:r w:rsidRPr="002A3B2A">
        <w:rPr>
          <w:rFonts w:ascii="Times New Roman" w:hAnsi="Times New Roman" w:cs="Times New Roman"/>
          <w:lang w:val="en-GB"/>
        </w:rPr>
        <w:t xml:space="preserve">. However, </w:t>
      </w:r>
      <w:del w:id="296" w:author="Clemens" w:date="2021-05-05T14:22:00Z">
        <w:r w:rsidRPr="002A3B2A" w:rsidDel="00130683">
          <w:rPr>
            <w:rFonts w:ascii="Times New Roman" w:hAnsi="Times New Roman" w:cs="Times New Roman"/>
            <w:lang w:val="en-GB"/>
          </w:rPr>
          <w:delText xml:space="preserve">several of these </w:delText>
        </w:r>
      </w:del>
      <w:ins w:id="297" w:author="Clemens" w:date="2021-05-05T14:22:00Z">
        <w:r w:rsidR="00130683">
          <w:rPr>
            <w:rFonts w:ascii="Times New Roman" w:hAnsi="Times New Roman" w:cs="Times New Roman"/>
            <w:lang w:val="en-GB"/>
          </w:rPr>
          <w:t>earl</w:t>
        </w:r>
      </w:ins>
      <w:ins w:id="298" w:author="Clemens" w:date="2021-05-05T14:23:00Z">
        <w:r w:rsidR="00130683">
          <w:rPr>
            <w:rFonts w:ascii="Times New Roman" w:hAnsi="Times New Roman" w:cs="Times New Roman"/>
            <w:lang w:val="en-GB"/>
          </w:rPr>
          <w:t xml:space="preserve">ier </w:t>
        </w:r>
      </w:ins>
      <w:r w:rsidRPr="002A3B2A">
        <w:rPr>
          <w:rFonts w:ascii="Times New Roman" w:hAnsi="Times New Roman" w:cs="Times New Roman"/>
          <w:lang w:val="en-GB"/>
        </w:rPr>
        <w:t xml:space="preserve">studies </w:t>
      </w:r>
      <w:ins w:id="299" w:author="Clemens" w:date="2021-05-05T14:23:00Z">
        <w:r w:rsidR="00130683">
          <w:rPr>
            <w:rFonts w:ascii="Times New Roman" w:hAnsi="Times New Roman" w:cs="Times New Roman"/>
            <w:lang w:val="en-GB"/>
          </w:rPr>
          <w:t xml:space="preserve">often </w:t>
        </w:r>
      </w:ins>
      <w:r w:rsidRPr="002A3B2A">
        <w:rPr>
          <w:rFonts w:ascii="Times New Roman" w:hAnsi="Times New Roman" w:cs="Times New Roman"/>
          <w:lang w:val="en-GB"/>
        </w:rPr>
        <w:t>failed to account for selective disappearance (e.g.,</w:t>
      </w:r>
      <w:commentRangeStart w:id="300"/>
      <w:r w:rsidRPr="002A3B2A">
        <w:rPr>
          <w:rFonts w:ascii="Times New Roman" w:hAnsi="Times New Roman" w:cs="Times New Roman"/>
          <w:lang w:val="en-GB"/>
        </w:rPr>
        <w:t xml:space="preserve"> </w:t>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Zoology","id":"ITEM-3","issue":"8","issued":{"date-parts":[["1993","8","1"]]},"page":"1534-1542","publisher":" NRC Research Press Ottawa, Canada ","title":"Environmental, ontogenetic, and genetic variation in egg size of Pied Flycatchers","type":"article-journal","volume":"71"},"uris":["http://www.mendeley.com/documents/?uuid=e783ade7-8b2f-3ec2-a7ab-87563e51e71f"]}],"mendeley":{"formattedCitation":"(Cooch et al., 1992; Flint &amp; Sedinger, 1992; Potti, 1993)","manualFormatting":"Cooch et al., 1992; Flint &amp; Sedinger, 1992; Potti, 1993","plainTextFormattedCitation":"(Cooch et al., 1992; Flint &amp; Sedinger, 1992; Potti, 1993)","previouslyFormattedCitation":"(Cooch et al., 1992; Flint &amp; Sedinger, 1992; Potti, 1993)"},"properties":{"noteIndex":0},"schema":"https://github.com/citation-style-language/schema/raw/master/csl-citation.json"}</w:instrText>
      </w:r>
      <w:r w:rsidRPr="002A3B2A">
        <w:rPr>
          <w:rFonts w:ascii="Times New Roman" w:hAnsi="Times New Roman" w:cs="Times New Roman"/>
          <w:lang w:val="en-GB"/>
        </w:rPr>
        <w:fldChar w:fldCharType="separate"/>
      </w:r>
      <w:r w:rsidR="00780E07">
        <w:rPr>
          <w:rFonts w:ascii="Times New Roman" w:hAnsi="Times New Roman" w:cs="Times New Roman"/>
        </w:rPr>
        <w:t>{Cooch:1992ts, Flint:1992uq</w:t>
      </w:r>
      <w:r w:rsidRPr="002A3B2A">
        <w:rPr>
          <w:rFonts w:ascii="Times New Roman" w:hAnsi="Times New Roman" w:cs="Times New Roman"/>
          <w:noProof/>
          <w:lang w:val="en-GB"/>
        </w:rPr>
        <w:t xml:space="preserve">; </w:t>
      </w:r>
      <w:r w:rsidR="00780E07">
        <w:rPr>
          <w:rFonts w:ascii="Times New Roman" w:hAnsi="Times New Roman" w:cs="Times New Roman"/>
        </w:rPr>
        <w:t>Potti:1993tc}</w:t>
      </w:r>
      <w:r w:rsidRPr="002A3B2A">
        <w:rPr>
          <w:rFonts w:ascii="Times New Roman" w:hAnsi="Times New Roman" w:cs="Times New Roman"/>
          <w:lang w:val="en-GB"/>
        </w:rPr>
        <w:fldChar w:fldCharType="end"/>
      </w:r>
      <w:r w:rsidR="00780E07">
        <w:rPr>
          <w:rFonts w:ascii="Times New Roman" w:hAnsi="Times New Roman" w:cs="Times New Roman"/>
          <w:lang w:val="en-GB"/>
        </w:rPr>
        <w:t>)</w:t>
      </w:r>
      <w:commentRangeEnd w:id="300"/>
      <w:r w:rsidR="00130683">
        <w:rPr>
          <w:rStyle w:val="CommentReference"/>
          <w:rFonts w:ascii="Times New Roman" w:eastAsia="Times New Roman" w:hAnsi="Times New Roman" w:cs="Times New Roman"/>
        </w:rPr>
        <w:commentReference w:id="300"/>
      </w:r>
      <w:r w:rsidR="00780E07">
        <w:rPr>
          <w:rFonts w:ascii="Times New Roman" w:hAnsi="Times New Roman" w:cs="Times New Roman"/>
          <w:lang w:val="en-GB"/>
        </w:rPr>
        <w:t xml:space="preserve"> </w:t>
      </w:r>
      <w:r w:rsidRPr="002A3B2A">
        <w:rPr>
          <w:rFonts w:ascii="Times New Roman" w:hAnsi="Times New Roman" w:cs="Times New Roman"/>
          <w:lang w:val="en-GB"/>
        </w:rPr>
        <w:t xml:space="preserve">and thus complicate the interpretation of individual- vs. population-level effects. Recent longitudinal studies document an increase in egg size in early life, followed by peak and then a late-life decline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&lt;citation&gt;&lt;priority&gt;60&lt;/priority&gt;&lt;uuid&gt;1896B312-13A4-44B4-9314-40852E822156&lt;/uuid&gt;&lt;publications&gt;&lt;publication&gt;&lt;subtype&gt;400&lt;/subtype&gt;&lt;title&gt;Great tits growing old: selective disappearance and the partitioning of senescence to stages within the breeding cycle.&lt;/title&gt;&lt;url&gt;https://royalsocietypublishing.org/doi/10.1098/rspb.2009.0457&lt;/url&gt;&lt;volume&gt;276&lt;/volume&gt;&lt;publication_date&gt;99200908071200000000222000&lt;/publication_date&gt;&lt;uuid&gt;C91ACF0F-3C38-4779-B0BB-1E65CE2B3B56&lt;/uuid&gt;&lt;type&gt;400&lt;/type&gt;&lt;number&gt;1668&lt;/number&gt;&lt;doi&gt;10.1098/rspb.2009.0457&lt;/doi&gt;&lt;institution&gt;Behavioural Biology Group, University of Groningen, Kerklaan 30, 9751 NN Haren, The Netherlands. a.h.j.bouwhuis@rug.nl&lt;/institution&gt;&lt;startpage&gt;2769&lt;/startpage&gt;&lt;endpage&gt;2777&lt;/endpage&gt;&lt;bundle&gt;&lt;publication&gt;&lt;title&gt;Proceedings of the Royal Society B: Biological Sciences&lt;/title&gt;&lt;uuid&gt;A39BE0DE-5EF6-43D5-BB71-6068BC680DB1&lt;/uuid&gt;&lt;subtype&gt;-100&lt;/subtype&gt;&lt;publisher&gt;The Royal Society&lt;/publisher&gt;&lt;type&gt;-100&lt;/type&gt;&lt;/publication&gt;&lt;/bundle&gt;&lt;authors&gt;&lt;author&gt;&lt;lastName&gt;Bouwhuis&lt;/lastName&gt;&lt;firstName&gt;S&lt;/firstName&gt;&lt;/author&gt;&lt;author&gt;&lt;lastName&gt;Sheldon&lt;/lastName&gt;&lt;firstName&gt;B&lt;/firstName&gt;&lt;middleNames&gt;C&lt;/middleNames&gt;&lt;/author&gt;&lt;author&gt;&lt;lastName&gt;Verhulst&lt;/lastName&gt;&lt;firstName&gt;S&lt;/firstName&gt;&lt;/author&gt;&lt;author&gt;&lt;lastName&gt;Charmantier&lt;/lastName&gt;&lt;firstName&gt;A&lt;/firstName&gt;&lt;/author&gt;&lt;/authors&gt;&lt;/publication&gt;&lt;publication&gt;&lt;subtype&gt;400&lt;/subtype&gt;&lt;title&gt;Age-specific reproduction and disposable soma in an urban population of Common Blackbirds Turdus merula&lt;/title&gt;&lt;volume&gt;160&lt;/volume&gt;&lt;publication_date&gt;99201800001200000000200000&lt;/publication_date&gt;&lt;uuid&gt;5FF2701D-4022-4637-95EA-934DDA8B097B&lt;/uuid&gt;&lt;type&gt;400&lt;/type&gt;&lt;number&gt;1&lt;/number&gt;&lt;startpage&gt;130-144&lt;/startpage&gt;&lt;bundle&gt;&lt;publication&gt;&lt;title&gt;Ibis&lt;/title&gt;&lt;uuid&gt;C2E64A93-A7C7-441E-A2D7-BEBF5C622145&lt;/uuid&gt;&lt;subtype&gt;-100&lt;/subtype&gt;&lt;publisher&gt;Blackwell Publishing Ltd&lt;/publisher&gt;&lt;type&gt;-100&lt;/type&gt;&lt;/publication&gt;&lt;/bundle&gt;&lt;authors&gt;&lt;author&gt;&lt;lastName&gt;Jankowiak&lt;/lastName&gt;&lt;firstName&gt;Łukasz&lt;/firstName&gt;&lt;/author&gt;&lt;author&gt;&lt;lastName&gt;Zyskowski&lt;/lastName&gt;&lt;firstName&gt;Dawid&lt;/firstName&gt;&lt;/author&gt;&lt;author&gt;&lt;lastName&gt;Wysocki&lt;/lastName&gt;&lt;firstName&gt;Dariusz&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(Bouwhuis </w:t>
      </w:r>
      <w:r w:rsidR="00472B4F">
        <w:rPr>
          <w:rFonts w:ascii="Times New Roman" w:hAnsi="Times New Roman" w:cs="Times New Roman"/>
          <w:i/>
          <w:iCs/>
        </w:rPr>
        <w:t>et al.</w:t>
      </w:r>
      <w:r w:rsidR="00472B4F">
        <w:rPr>
          <w:rFonts w:ascii="Times New Roman" w:hAnsi="Times New Roman" w:cs="Times New Roman"/>
        </w:rPr>
        <w:t xml:space="preserve">, 2009; Jankowiak </w:t>
      </w:r>
      <w:r w:rsidR="00472B4F">
        <w:rPr>
          <w:rFonts w:ascii="Times New Roman" w:hAnsi="Times New Roman" w:cs="Times New Roman"/>
          <w:i/>
          <w:iCs/>
        </w:rPr>
        <w:t>et al.</w:t>
      </w:r>
      <w:r w:rsidR="00472B4F">
        <w:rPr>
          <w:rFonts w:ascii="Times New Roman" w:hAnsi="Times New Roman" w:cs="Times New Roman"/>
        </w:rPr>
        <w:t>, 2018)</w:t>
      </w:r>
      <w:r w:rsidR="00A934CA">
        <w:rPr>
          <w:rFonts w:ascii="Times New Roman" w:hAnsi="Times New Roman" w:cs="Times New Roman"/>
        </w:rPr>
        <w:fldChar w:fldCharType="end"/>
      </w:r>
      <w:ins w:id="301" w:author="Clemens" w:date="2021-05-05T14:23:00Z">
        <w:r w:rsidR="00130683">
          <w:rPr>
            <w:rFonts w:ascii="Times New Roman" w:hAnsi="Times New Roman" w:cs="Times New Roman"/>
          </w:rPr>
          <w:t>.</w:t>
        </w:r>
      </w:ins>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Sciences","id":"ITEM-1","issue":"1668","issued":{"date-parts":[["2009"]]},"page":"2769-2777","title":"Great tits growing old: Selective disappearance and the partitioning of senescence to stages within the breeding cycle","type":"article-journal","volume":"276"},"uris":["http://www.mendeley.com/documents/?uuid=4ad60f36-ddec-44e6-ac84-63a9d3dae7f2"]},{"id":"ITEM-2","itemData":{"DOI":"10.1111/ibi.12512","ISSN":"1474919X","abstract":"The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-2","issue":"1","issued":{"date-parts":[["2018"]]},"page":"130-144","title":"Age-specific reproduction and disposable soma in an urban population of Common Blackbirds Turdus merula","type":"article-journal","volume":"160"},"uris":["http://www.mendeley.com/documents/?uuid=300ec11f-8fef-4c06-96a5-1282ea9635fd"]}],"mendeley":{"formattedCitation":"(Bouwhuis et al., 2009; Jankowiak et al., 2018)","plainTextFormattedCitation":"(Bouwhuis et al., 2009; Jankowiak et al., 2018)","previouslyFormattedCitation":"(Bouwhuis et al., 2009; Jankowiak et al., 2018)"},"properties":{"noteIndex":0},"schema":"https://github.com/citation-style-language/schema/raw/master/csl-citation.json"}</w:instrText>
      </w:r>
      <w:r w:rsidR="00407296">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w:t>
      </w:r>
      <w:del w:id="302" w:author="Clemens" w:date="2021-05-05T14:23:00Z">
        <w:r w:rsidRPr="002A3B2A" w:rsidDel="00130683">
          <w:rPr>
            <w:rFonts w:ascii="Times New Roman" w:hAnsi="Times New Roman" w:cs="Times New Roman"/>
            <w:lang w:val="en-GB"/>
          </w:rPr>
          <w:delText>– t</w:delText>
        </w:r>
      </w:del>
      <w:ins w:id="303" w:author="Clemens" w:date="2021-05-05T14:23:00Z">
        <w:r w:rsidR="00130683">
          <w:rPr>
            <w:rFonts w:ascii="Times New Roman" w:hAnsi="Times New Roman" w:cs="Times New Roman"/>
            <w:lang w:val="en-GB"/>
          </w:rPr>
          <w:t>T</w:t>
        </w:r>
      </w:ins>
      <w:r w:rsidRPr="002A3B2A">
        <w:rPr>
          <w:rFonts w:ascii="Times New Roman" w:hAnsi="Times New Roman" w:cs="Times New Roman"/>
          <w:lang w:val="en-GB"/>
        </w:rPr>
        <w:t xml:space="preserve">he early-life increase in egg size may indicate individual improvement through more efficient </w:t>
      </w:r>
      <w:r w:rsidRPr="002A3B2A">
        <w:rPr>
          <w:rFonts w:ascii="Times New Roman" w:hAnsi="Times New Roman" w:cs="Times New Roman"/>
          <w:lang w:val="en-GB"/>
        </w:rPr>
        <w:lastRenderedPageBreak/>
        <w:t xml:space="preserve">foraging abilities, better mate choice, or improved predator avoidance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&lt;citation&gt;&lt;priority&gt;61&lt;/priority&gt;&lt;uuid&gt;89F5BE8C-6368-4CF9-BB1D-13EDC8F2A27B&lt;/uuid&gt;&lt;publications&gt;&lt;publication&gt;&lt;subtype&gt;400&lt;/subtype&gt;&lt;title&gt;Age and reproduction in birds - hypotheses and tests&lt;/title&gt;&lt;volume&gt;10&lt;/volume&gt;&lt;publication_date&gt;99199500001200000000200000&lt;/publication_date&gt;&lt;uuid&gt;B7294790-FCDB-4B22-87E3-D6A4FE8560A6&lt;/uuid&gt;&lt;type&gt;400&lt;/type&gt;&lt;number&gt;9&lt;/number&gt;&lt;startpage&gt;374-378&lt;/startpage&gt;&lt;bundle&gt;&lt;publication&gt;&lt;title&gt;Trends in Ecology &amp;amp; Evolution&lt;/title&gt;&lt;uuid&gt;D27A4BD3-7E03-4E72-9D1B-E62A79F6E996&lt;/uuid&gt;&lt;subtype&gt;-100&lt;/subtype&gt;&lt;type&gt;-100&lt;/type&gt;&lt;/publication&gt;&lt;/bundle&gt;&lt;authors&gt;&lt;author&gt;&lt;lastName&gt;Forslund&lt;/lastName&gt;&lt;firstName&gt;Pär&lt;/firstName&gt;&lt;/author&gt;&lt;author&gt;&lt;lastName&gt;Pärt&lt;/lastName&gt;&lt;firstName&gt;Toma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(Forslund &amp; Pärt, 1995)</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{"citationItems":[{"id":"ITEM-1","itemData":{"DOI":"10.1016/S0169-5347(00)89141-7","ISSN":"01695347","abstract":"It is well known that reproductive performance improves with age in birds. Many hypotheses, involving factors such as differential survival, delayed breeding, breeding experience, foraging ability and reproductive effort, have been proposed to explain this pattern. Although these hypotheses are not mutually exclusive, they can be classified in three major groups relating to progressive appearance or disappearance of phenotypes, age-related improvements of competence, and optimization of reproductive effort. However, a closer examination of the literature reveals that only few studies have rigorously tested the hypotheses. Future work should focus on carefully designed tests that critically investigate the hypotheses. © 1995.","author":[{"dropping-particle":"","family":"Forslund","given":"Pär","non-dropping-particle":"","parse-names":false,"suffix":""},{"dropping-particle":"","family":"Pärt","given":"Tomas","non-dropping-particle":"","parse-names":false,"suffix":""}],"container-title":"Trends in Ecology &amp; Evolution","id":"ITEM-1","issue":"9","issued":{"date-parts":[["1995"]]},"page":"374-378","title":"Age and reproduction in birds - hypotheses and tests","type":"article-journal","volume":"10"},"uris":["http://www.mendeley.com/documents/?uuid=b15c3d0e-5e0a-41ef-b190-e67435f3df11"]}],"mendeley":{"formattedCitation":"(Forslund &amp; Pärt, 1995)","plainTextFormattedCitation":"(Forslund &amp; Pärt, 1995)","previouslyFormattedCitation":"(Forslund &amp; Pärt, 1995)"},"properties":{"noteIndex":0},"schema":"https://github.com/citation-style-language/schema/raw/master/csl-citation.json"}</w:instrText>
      </w:r>
      <w:r w:rsidR="00407296">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Although we did not find </w:t>
      </w:r>
      <w:r w:rsidR="00D67DE9" w:rsidRPr="002A3B2A">
        <w:rPr>
          <w:rFonts w:ascii="Times New Roman" w:hAnsi="Times New Roman" w:cs="Times New Roman"/>
          <w:lang w:val="en-GB"/>
        </w:rPr>
        <w:t xml:space="preserve">statistical </w:t>
      </w:r>
      <w:r w:rsidRPr="002A3B2A">
        <w:rPr>
          <w:rFonts w:ascii="Times New Roman" w:hAnsi="Times New Roman" w:cs="Times New Roman"/>
          <w:lang w:val="en-GB"/>
        </w:rPr>
        <w:t xml:space="preserve">support for a relationship between age and egg volume, </w:t>
      </w:r>
      <w:r w:rsidR="00D67DE9" w:rsidRPr="002A3B2A">
        <w:rPr>
          <w:rFonts w:ascii="Times New Roman" w:hAnsi="Times New Roman" w:cs="Times New Roman"/>
          <w:lang w:val="en-GB"/>
        </w:rPr>
        <w:t xml:space="preserve">we did find evidence that </w:t>
      </w:r>
      <w:r w:rsidRPr="002A3B2A">
        <w:rPr>
          <w:rFonts w:ascii="Times New Roman" w:hAnsi="Times New Roman" w:cs="Times New Roman"/>
          <w:lang w:val="en-GB"/>
        </w:rPr>
        <w:t xml:space="preserve">females tended to nest earlier </w:t>
      </w:r>
      <w:r w:rsidR="00D67DE9" w:rsidRPr="002A3B2A">
        <w:rPr>
          <w:rFonts w:ascii="Times New Roman" w:hAnsi="Times New Roman" w:cs="Times New Roman"/>
          <w:lang w:val="en-GB"/>
        </w:rPr>
        <w:t>as they aged. We suspect that this</w:t>
      </w:r>
      <w:r w:rsidRPr="002A3B2A">
        <w:rPr>
          <w:rFonts w:ascii="Times New Roman" w:hAnsi="Times New Roman" w:cs="Times New Roman"/>
          <w:lang w:val="en-GB"/>
        </w:rPr>
        <w:t xml:space="preserve"> early-life </w:t>
      </w:r>
      <w:r w:rsidR="00D67DE9" w:rsidRPr="002A3B2A">
        <w:rPr>
          <w:rFonts w:ascii="Times New Roman" w:hAnsi="Times New Roman" w:cs="Times New Roman"/>
          <w:lang w:val="en-GB"/>
        </w:rPr>
        <w:t>delay in lay date</w:t>
      </w:r>
      <w:r w:rsidRPr="002A3B2A">
        <w:rPr>
          <w:rFonts w:ascii="Times New Roman" w:hAnsi="Times New Roman" w:cs="Times New Roman"/>
          <w:lang w:val="en-GB"/>
        </w:rPr>
        <w:t xml:space="preserve"> </w:t>
      </w:r>
      <w:r w:rsidR="00D67DE9" w:rsidRPr="002A3B2A">
        <w:rPr>
          <w:rFonts w:ascii="Times New Roman" w:hAnsi="Times New Roman" w:cs="Times New Roman"/>
          <w:lang w:val="en-GB"/>
        </w:rPr>
        <w:t>is related to the inferior competitive abilities and lack of experience that young females have when faced with the seasonal scramble for early breeding opportunities</w:t>
      </w:r>
      <w:ins w:id="304" w:author="Clemens" w:date="2021-05-05T14:24:00Z">
        <w:r w:rsidR="00130683">
          <w:rPr>
            <w:rFonts w:ascii="Times New Roman" w:hAnsi="Times New Roman" w:cs="Times New Roman"/>
            <w:lang w:val="en-GB"/>
          </w:rPr>
          <w:t xml:space="preserve"> especially when they are immigrants</w:t>
        </w:r>
      </w:ins>
      <w:ins w:id="305" w:author="Clemens" w:date="2021-05-05T14:25:00Z">
        <w:r w:rsidR="00130683">
          <w:rPr>
            <w:rFonts w:ascii="Times New Roman" w:hAnsi="Times New Roman" w:cs="Times New Roman"/>
            <w:lang w:val="en-GB"/>
          </w:rPr>
          <w:t xml:space="preserve"> and arrive later then local residents</w:t>
        </w:r>
      </w:ins>
      <w:r w:rsidR="00D67DE9" w:rsidRPr="002A3B2A">
        <w:rPr>
          <w:rFonts w:ascii="Times New Roman" w:hAnsi="Times New Roman" w:cs="Times New Roman"/>
          <w:lang w:val="en-GB"/>
        </w:rPr>
        <w:t>.</w:t>
      </w:r>
    </w:p>
    <w:p w14:paraId="37858C49" w14:textId="77777777" w:rsidR="00D67DE9" w:rsidRPr="002A3B2A" w:rsidRDefault="00D67DE9" w:rsidP="00E13C34">
      <w:pPr>
        <w:suppressLineNumbers/>
        <w:spacing w:line="360" w:lineRule="auto"/>
        <w:jc w:val="both"/>
        <w:rPr>
          <w:rFonts w:ascii="Times New Roman" w:hAnsi="Times New Roman" w:cs="Times New Roman"/>
          <w:lang w:val="en-GB"/>
        </w:rPr>
      </w:pPr>
    </w:p>
    <w:p w14:paraId="0249E6C7" w14:textId="0745ECEF" w:rsidR="00784445" w:rsidRPr="002A3B2A" w:rsidDel="00D84331" w:rsidRDefault="00D67DE9" w:rsidP="002A3B2A">
      <w:pPr>
        <w:spacing w:line="360" w:lineRule="auto"/>
        <w:jc w:val="both"/>
        <w:rPr>
          <w:del w:id="306" w:author="Clemens" w:date="2021-05-05T14:34:00Z"/>
          <w:rFonts w:ascii="Times New Roman" w:hAnsi="Times New Roman" w:cs="Times New Roman"/>
          <w:lang w:val="en-GB"/>
        </w:rPr>
      </w:pPr>
      <w:del w:id="307" w:author="Clemens" w:date="2021-05-05T14:28:00Z">
        <w:r w:rsidRPr="002A3B2A" w:rsidDel="00130683">
          <w:rPr>
            <w:rFonts w:ascii="Times New Roman" w:hAnsi="Times New Roman" w:cs="Times New Roman"/>
            <w:lang w:val="en-GB"/>
          </w:rPr>
          <w:delText>Furthermore, under the polyandrous breeding system of the species,</w:delText>
        </w:r>
      </w:del>
      <w:ins w:id="308" w:author="Clemens" w:date="2021-05-05T14:28:00Z">
        <w:r w:rsidR="00130683">
          <w:rPr>
            <w:rFonts w:ascii="Times New Roman" w:hAnsi="Times New Roman" w:cs="Times New Roman"/>
            <w:lang w:val="en-GB"/>
          </w:rPr>
          <w:t>Snowy Plover</w:t>
        </w:r>
      </w:ins>
      <w:r w:rsidRPr="002A3B2A">
        <w:rPr>
          <w:rFonts w:ascii="Times New Roman" w:hAnsi="Times New Roman" w:cs="Times New Roman"/>
          <w:lang w:val="en-GB"/>
        </w:rPr>
        <w:t xml:space="preserve"> </w:t>
      </w:r>
      <w:r w:rsidR="00784445" w:rsidRPr="002A3B2A">
        <w:rPr>
          <w:rFonts w:ascii="Times New Roman" w:hAnsi="Times New Roman" w:cs="Times New Roman"/>
          <w:lang w:val="en-GB"/>
        </w:rPr>
        <w:t xml:space="preserve">females </w:t>
      </w:r>
      <w:r w:rsidRPr="002A3B2A">
        <w:rPr>
          <w:rFonts w:ascii="Times New Roman" w:hAnsi="Times New Roman" w:cs="Times New Roman"/>
          <w:lang w:val="en-GB"/>
        </w:rPr>
        <w:t xml:space="preserve">may be </w:t>
      </w:r>
      <w:r w:rsidR="00784445" w:rsidRPr="002A3B2A">
        <w:rPr>
          <w:rFonts w:ascii="Times New Roman" w:hAnsi="Times New Roman" w:cs="Times New Roman"/>
          <w:lang w:val="en-GB"/>
        </w:rPr>
        <w:t>engag</w:t>
      </w:r>
      <w:r w:rsidRPr="002A3B2A">
        <w:rPr>
          <w:rFonts w:ascii="Times New Roman" w:hAnsi="Times New Roman" w:cs="Times New Roman"/>
          <w:lang w:val="en-GB"/>
        </w:rPr>
        <w:t>ing</w:t>
      </w:r>
      <w:r w:rsidR="00784445" w:rsidRPr="002A3B2A">
        <w:rPr>
          <w:rFonts w:ascii="Times New Roman" w:hAnsi="Times New Roman" w:cs="Times New Roman"/>
          <w:lang w:val="en-GB"/>
        </w:rPr>
        <w:t xml:space="preserve"> in reproduction before </w:t>
      </w:r>
      <w:del w:id="309" w:author="Clemens" w:date="2021-05-05T14:26:00Z">
        <w:r w:rsidR="00784445" w:rsidRPr="002A3B2A" w:rsidDel="00130683">
          <w:rPr>
            <w:rFonts w:ascii="Times New Roman" w:hAnsi="Times New Roman" w:cs="Times New Roman"/>
            <w:lang w:val="en-GB"/>
          </w:rPr>
          <w:delText>their physiological development is completed</w:delText>
        </w:r>
      </w:del>
      <w:ins w:id="310" w:author="Clemens" w:date="2021-05-05T14:26:00Z">
        <w:r w:rsidR="00130683">
          <w:rPr>
            <w:rFonts w:ascii="Times New Roman" w:hAnsi="Times New Roman" w:cs="Times New Roman"/>
            <w:lang w:val="en-GB"/>
          </w:rPr>
          <w:t>they have fully matured</w:t>
        </w:r>
      </w:ins>
      <w:ins w:id="311" w:author="Clemens" w:date="2021-05-05T14:27:00Z">
        <w:r w:rsidR="00130683">
          <w:rPr>
            <w:rFonts w:ascii="Times New Roman" w:hAnsi="Times New Roman" w:cs="Times New Roman"/>
            <w:lang w:val="en-GB"/>
          </w:rPr>
          <w:t xml:space="preserve"> or </w:t>
        </w:r>
        <w:proofErr w:type="gramStart"/>
        <w:r w:rsidR="00130683">
          <w:rPr>
            <w:rFonts w:ascii="Times New Roman" w:hAnsi="Times New Roman" w:cs="Times New Roman"/>
            <w:lang w:val="en-GB"/>
          </w:rPr>
          <w:t>built up</w:t>
        </w:r>
        <w:proofErr w:type="gramEnd"/>
        <w:r w:rsidR="00130683">
          <w:rPr>
            <w:rFonts w:ascii="Times New Roman" w:hAnsi="Times New Roman" w:cs="Times New Roman"/>
            <w:lang w:val="en-GB"/>
          </w:rPr>
          <w:t xml:space="preserve"> reserves</w:t>
        </w:r>
      </w:ins>
      <w:ins w:id="312" w:author="Clemens" w:date="2021-05-05T14:30:00Z">
        <w:r w:rsidR="00130683">
          <w:rPr>
            <w:rFonts w:ascii="Times New Roman" w:hAnsi="Times New Roman" w:cs="Times New Roman"/>
            <w:lang w:val="en-GB"/>
          </w:rPr>
          <w:t xml:space="preserve"> to sustain them during incubation duty when feeding time is limited</w:t>
        </w:r>
      </w:ins>
      <w:r w:rsidR="00784445" w:rsidRPr="002A3B2A">
        <w:rPr>
          <w:rFonts w:ascii="Times New Roman" w:hAnsi="Times New Roman" w:cs="Times New Roman"/>
          <w:lang w:val="en-GB"/>
        </w:rPr>
        <w:t xml:space="preserve">. </w:t>
      </w:r>
      <w:ins w:id="313" w:author="Clemens" w:date="2021-05-05T14:41:00Z">
        <w:r w:rsidR="0023392D" w:rsidRPr="002A3B2A">
          <w:rPr>
            <w:rFonts w:ascii="Times New Roman" w:hAnsi="Times New Roman" w:cs="Times New Roman"/>
            <w:lang w:val="en-GB"/>
          </w:rPr>
          <w:t xml:space="preserve">In snowy plovers, a completed clutch equals approximately 60% of a female’s body mass </w:t>
        </w:r>
        <w:r w:rsidR="0023392D">
          <w:rPr>
            <w:rFonts w:ascii="Times New Roman" w:hAnsi="Times New Roman" w:cs="Times New Roman"/>
          </w:rPr>
          <w:fldChar w:fldCharType="begin"/>
        </w:r>
        <w:r w:rsidR="0023392D">
          <w:rPr>
            <w:rFonts w:ascii="Times New Roman" w:hAnsi="Times New Roman" w:cs="Times New Roman"/>
          </w:rPr>
          <w:instrText xml:space="preserve"> ADDIN PAPERS2_CITATIONS &lt;citation&gt;&lt;priority&gt;65&lt;/priority&gt;&lt;uuid&gt;A921DD62-9C2F-4929-AE27-64702BD86C68&lt;/uuid&gt;&lt;publications&gt;&lt;publication&gt;&lt;subtype&gt;400&lt;/subtype&gt;&lt;title&gt;Snowy Plover (Charadrius nivosus)&lt;/title&gt;&lt;url&gt;https://birdsoftheworld.org/bow/species/snoplo5/cur/introduction&lt;/url&gt;&lt;publication_date&gt;99200900001200000000200000&lt;/publication_date&gt;&lt;uuid&gt;6D419D46-5721-4129-9A3E-B01C9E4759FA&lt;/uuid&gt;&lt;type&gt;400&lt;/type&gt;&lt;startpage&gt;71935-72002&lt;/startpage&gt;&lt;bundle&gt;&lt;publication&gt;&lt;title&gt;The Birds of North America Online&lt;/title&gt;&lt;uuid&gt;AE5A4F10-60ED-4B63-A310-837F266088B1&lt;/uuid&gt;&lt;subtype&gt;-100&lt;/subtype&gt;&lt;type&gt;-100&lt;/type&gt;&lt;/publication&gt;&lt;/bundle&gt;&lt;authors&gt;&lt;author&gt;&lt;lastName&gt;Page&lt;/lastName&gt;&lt;firstName&gt;Gary&lt;/firstName&gt;&lt;middleNames&gt;W&lt;/middleNames&gt;&lt;/author&gt;&lt;author&gt;&lt;lastName&gt;Stenzel&lt;/lastName&gt;&lt;firstName&gt;Lynne&lt;/firstName&gt;&lt;middleNames&gt;E&lt;/middleNames&gt;&lt;/author&gt;&lt;author&gt;&lt;lastName&gt;WARRINER&lt;/lastName&gt;&lt;firstName&gt;J&lt;/firstName&gt;&lt;middleNames&gt;S&lt;/middleNames&gt;&lt;/author&gt;&lt;author&gt;&lt;lastName&gt;WARRINER&lt;/lastName&gt;&lt;firstName&gt;J&lt;/firstName&gt;&lt;middleNames&gt;C&lt;/middleNames&gt;&lt;/author&gt;&lt;author&gt;&lt;lastName&gt;Paton&lt;/lastName&gt;&lt;firstName&gt;P&lt;/firstName&gt;&lt;middleNames&gt;W&lt;/middleNames&gt;&lt;/author&gt;&lt;/authors&gt;&lt;/publication&gt;&lt;/publications&gt;&lt;cites&gt;&lt;/cites&gt;&lt;/citation&gt;</w:instrText>
        </w:r>
        <w:r w:rsidR="0023392D">
          <w:rPr>
            <w:rFonts w:ascii="Times New Roman" w:hAnsi="Times New Roman" w:cs="Times New Roman"/>
          </w:rPr>
          <w:fldChar w:fldCharType="separate"/>
        </w:r>
        <w:r w:rsidR="0023392D">
          <w:rPr>
            <w:rFonts w:ascii="Times New Roman" w:hAnsi="Times New Roman" w:cs="Times New Roman"/>
          </w:rPr>
          <w:t xml:space="preserve">(Page </w:t>
        </w:r>
        <w:r w:rsidR="0023392D">
          <w:rPr>
            <w:rFonts w:ascii="Times New Roman" w:hAnsi="Times New Roman" w:cs="Times New Roman"/>
            <w:i/>
            <w:iCs/>
          </w:rPr>
          <w:t>et al.</w:t>
        </w:r>
        <w:r w:rsidR="0023392D">
          <w:rPr>
            <w:rFonts w:ascii="Times New Roman" w:hAnsi="Times New Roman" w:cs="Times New Roman"/>
          </w:rPr>
          <w:t>, 2009)</w:t>
        </w:r>
        <w:r w:rsidR="0023392D">
          <w:rPr>
            <w:rFonts w:ascii="Times New Roman" w:hAnsi="Times New Roman" w:cs="Times New Roman"/>
          </w:rPr>
          <w:fldChar w:fldCharType="end"/>
        </w:r>
        <w:r w:rsidR="0023392D" w:rsidRPr="002A3B2A">
          <w:rPr>
            <w:rFonts w:ascii="Times New Roman" w:hAnsi="Times New Roman" w:cs="Times New Roman"/>
            <w:lang w:val="en-GB"/>
          </w:rPr>
          <w:t xml:space="preserve"> representing a substantial investment. </w:t>
        </w:r>
      </w:ins>
      <w:r w:rsidR="00784445" w:rsidRPr="002A3B2A">
        <w:rPr>
          <w:rFonts w:ascii="Times New Roman" w:hAnsi="Times New Roman" w:cs="Times New Roman"/>
          <w:lang w:val="en-GB"/>
        </w:rPr>
        <w:t xml:space="preserve">We recorded females first breeding as early as 10 months after hatching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&lt;citation&gt;&lt;priority&gt;62&lt;/priority&gt;&lt;uuid&gt;061AFA5C-0D12-4B83-83B2-55530E3C1A5C&lt;/uuid&gt;&lt;publications&gt;&lt;publication&gt;&lt;subtype&gt;400&lt;/subtype&gt;&lt;title&gt;CeutaOPEN v1.5. Open Science Framework&lt;/title&gt;&lt;publication_date&gt;99202000001200000000200000&lt;/publication_date&gt;&lt;uuid&gt;8A266B17-C74A-4B9D-B165-51979E476393&lt;/uuid&gt;&lt;type&gt;400&lt;/type&gt;&lt;authors&gt;&lt;author&gt;&lt;lastName&gt;Eberhart-Phillips&lt;/lastName&gt;&lt;firstName&gt;Luke&lt;/firstName&gt;&lt;middleNames&gt;J&lt;/middleNames&gt;&lt;/author&gt;&lt;author&gt;&lt;lastName&gt;Cruz-López&lt;/lastName&gt;&lt;firstName&gt;Medardo&lt;/firstName&gt;&lt;/author&gt;&lt;author&gt;&lt;lastName&gt;Lozano-Angulo&lt;/lastName&gt;&lt;firstName&gt;Lydia&lt;/firstName&gt;&lt;/author&gt;&lt;author&gt;&lt;lastName&gt;Gómez del Ángel&lt;/lastName&gt;&lt;firstName&gt;Salvador&lt;/firstName&gt;&lt;/author&gt;&lt;author&gt;&lt;lastName&gt;Rojas-Abreu&lt;/lastName&gt;&lt;firstName&gt;Wendoly&lt;/firstName&gt;&lt;/author&gt;&lt;author&gt;&lt;lastName&gt;Bucio-Pacheco&lt;/lastName&gt;&lt;firstName&gt;Marcos&lt;/firstName&gt;&lt;/author&gt;&lt;author&gt;&lt;lastName&gt;Küpper&lt;/lastName&gt;&lt;firstName&gt;Clemen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(Eberhart-Phillips </w:t>
      </w:r>
      <w:r w:rsidR="00472B4F">
        <w:rPr>
          <w:rFonts w:ascii="Times New Roman" w:hAnsi="Times New Roman" w:cs="Times New Roman"/>
          <w:i/>
          <w:iCs/>
        </w:rPr>
        <w:t>et al.</w:t>
      </w:r>
      <w:r w:rsidR="00472B4F">
        <w:rPr>
          <w:rFonts w:ascii="Times New Roman" w:hAnsi="Times New Roman" w:cs="Times New Roman"/>
        </w:rPr>
        <w:t>, 2020b)</w:t>
      </w:r>
      <w:r w:rsidR="00A934CA">
        <w:rPr>
          <w:rFonts w:ascii="Times New Roman" w:hAnsi="Times New Roman" w:cs="Times New Roman"/>
        </w:rPr>
        <w:fldChar w:fldCharType="end"/>
      </w:r>
      <w:r w:rsidR="00784445" w:rsidRPr="002A3B2A">
        <w:rPr>
          <w:rFonts w:ascii="Times New Roman" w:hAnsi="Times New Roman" w:cs="Times New Roman"/>
          <w:lang w:val="en-GB"/>
        </w:rPr>
        <w:t xml:space="preserve"> – an age at which females </w:t>
      </w:r>
      <w:del w:id="314" w:author="Clemens" w:date="2021-05-05T14:26:00Z">
        <w:r w:rsidR="00784445" w:rsidRPr="002A3B2A" w:rsidDel="00130683">
          <w:rPr>
            <w:rFonts w:ascii="Times New Roman" w:hAnsi="Times New Roman" w:cs="Times New Roman"/>
            <w:lang w:val="en-GB"/>
          </w:rPr>
          <w:delText>might not be fully mature and consequently</w:delText>
        </w:r>
      </w:del>
      <w:ins w:id="315" w:author="Clemens" w:date="2021-05-05T14:26:00Z">
        <w:r w:rsidR="00130683">
          <w:rPr>
            <w:rFonts w:ascii="Times New Roman" w:hAnsi="Times New Roman" w:cs="Times New Roman"/>
            <w:lang w:val="en-GB"/>
          </w:rPr>
          <w:t xml:space="preserve">may </w:t>
        </w:r>
      </w:ins>
      <w:ins w:id="316" w:author="Clemens" w:date="2021-05-05T14:27:00Z">
        <w:r w:rsidR="00130683">
          <w:rPr>
            <w:rFonts w:ascii="Times New Roman" w:hAnsi="Times New Roman" w:cs="Times New Roman"/>
            <w:lang w:val="en-GB"/>
          </w:rPr>
          <w:t>be</w:t>
        </w:r>
      </w:ins>
      <w:r w:rsidR="00784445" w:rsidRPr="002A3B2A">
        <w:rPr>
          <w:rFonts w:ascii="Times New Roman" w:hAnsi="Times New Roman" w:cs="Times New Roman"/>
          <w:lang w:val="en-GB"/>
        </w:rPr>
        <w:t xml:space="preserve"> unable to invest heavily into reproduction.</w:t>
      </w:r>
      <w:ins w:id="317" w:author="Clemens" w:date="2021-05-05T14:28:00Z">
        <w:r w:rsidR="00130683">
          <w:rPr>
            <w:rFonts w:ascii="Times New Roman" w:hAnsi="Times New Roman" w:cs="Times New Roman"/>
            <w:lang w:val="en-GB"/>
          </w:rPr>
          <w:t xml:space="preserve"> Remarkably, we observed some of these young females to be </w:t>
        </w:r>
      </w:ins>
      <w:ins w:id="318" w:author="Clemens" w:date="2021-05-05T14:29:00Z">
        <w:r w:rsidR="00130683">
          <w:rPr>
            <w:rFonts w:ascii="Times New Roman" w:hAnsi="Times New Roman" w:cs="Times New Roman"/>
            <w:lang w:val="en-GB"/>
          </w:rPr>
          <w:t xml:space="preserve">already </w:t>
        </w:r>
      </w:ins>
      <w:ins w:id="319" w:author="Clemens" w:date="2021-05-05T14:28:00Z">
        <w:r w:rsidR="00130683">
          <w:rPr>
            <w:rFonts w:ascii="Times New Roman" w:hAnsi="Times New Roman" w:cs="Times New Roman"/>
            <w:lang w:val="en-GB"/>
          </w:rPr>
          <w:t>p</w:t>
        </w:r>
      </w:ins>
      <w:ins w:id="320" w:author="Clemens" w:date="2021-05-05T14:29:00Z">
        <w:r w:rsidR="00130683">
          <w:rPr>
            <w:rFonts w:ascii="Times New Roman" w:hAnsi="Times New Roman" w:cs="Times New Roman"/>
            <w:lang w:val="en-GB"/>
          </w:rPr>
          <w:t>olyandrous</w:t>
        </w:r>
      </w:ins>
      <w:ins w:id="321" w:author="Clemens" w:date="2021-05-05T14:32:00Z">
        <w:r w:rsidR="00D84331">
          <w:rPr>
            <w:rFonts w:ascii="Times New Roman" w:hAnsi="Times New Roman" w:cs="Times New Roman"/>
            <w:lang w:val="en-GB"/>
          </w:rPr>
          <w:t xml:space="preserve"> </w:t>
        </w:r>
      </w:ins>
      <w:ins w:id="322" w:author="Clemens" w:date="2021-05-05T14:34:00Z">
        <w:r w:rsidR="00D84331">
          <w:rPr>
            <w:rFonts w:ascii="Times New Roman" w:hAnsi="Times New Roman" w:cs="Times New Roman"/>
            <w:lang w:val="en-GB"/>
          </w:rPr>
          <w:t>meaning that they are competitive in the scramble competition over mates.</w:t>
        </w:r>
      </w:ins>
      <w:ins w:id="323" w:author="Clemens" w:date="2021-05-05T14:28:00Z">
        <w:r w:rsidR="00130683">
          <w:rPr>
            <w:rFonts w:ascii="Times New Roman" w:hAnsi="Times New Roman" w:cs="Times New Roman"/>
            <w:lang w:val="en-GB"/>
          </w:rPr>
          <w:t xml:space="preserve"> </w:t>
        </w:r>
      </w:ins>
    </w:p>
    <w:p w14:paraId="20D030AA" w14:textId="77777777" w:rsidR="00784445" w:rsidRPr="002A3B2A" w:rsidDel="00D84331" w:rsidRDefault="00784445" w:rsidP="00E13C34">
      <w:pPr>
        <w:suppressLineNumbers/>
        <w:spacing w:line="360" w:lineRule="auto"/>
        <w:jc w:val="both"/>
        <w:rPr>
          <w:del w:id="324" w:author="Clemens" w:date="2021-05-05T14:34:00Z"/>
          <w:rFonts w:ascii="Times New Roman" w:hAnsi="Times New Roman" w:cs="Times New Roman"/>
          <w:lang w:val="en-GB"/>
        </w:rPr>
      </w:pPr>
    </w:p>
    <w:p w14:paraId="6DE7AE8A" w14:textId="1A5D6AA3" w:rsidR="00784445"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Given that we have observed females still breeding at an age of 14 years (</w:t>
      </w:r>
      <w:r w:rsidRPr="002A3B2A">
        <w:rPr>
          <w:rFonts w:ascii="Times New Roman" w:hAnsi="Times New Roman" w:cs="Times New Roman"/>
          <w:highlight w:val="yellow"/>
          <w:lang w:val="en-GB"/>
        </w:rPr>
        <w:t>Fig. 2</w:t>
      </w:r>
      <w:r w:rsidRPr="002A3B2A">
        <w:rPr>
          <w:rFonts w:ascii="Times New Roman" w:hAnsi="Times New Roman" w:cs="Times New Roman"/>
          <w:lang w:val="en-GB"/>
        </w:rPr>
        <w:t>),</w:t>
      </w:r>
      <w:r w:rsidR="00253832" w:rsidRPr="002A3B2A">
        <w:rPr>
          <w:rFonts w:ascii="Times New Roman" w:hAnsi="Times New Roman" w:cs="Times New Roman"/>
          <w:lang w:val="en-GB"/>
        </w:rPr>
        <w:t xml:space="preserve"> it is remarkable that we find no evidence of senescence. </w:t>
      </w:r>
      <w:r w:rsidRPr="002A3B2A">
        <w:rPr>
          <w:rFonts w:ascii="Times New Roman" w:hAnsi="Times New Roman" w:cs="Times New Roman"/>
          <w:lang w:val="en-GB"/>
        </w:rPr>
        <w:t xml:space="preserve">Such </w:t>
      </w:r>
      <w:r w:rsidR="00253832" w:rsidRPr="002A3B2A">
        <w:rPr>
          <w:rFonts w:ascii="Times New Roman" w:hAnsi="Times New Roman" w:cs="Times New Roman"/>
          <w:lang w:val="en-GB"/>
        </w:rPr>
        <w:t>within-individual consistency over life</w:t>
      </w:r>
      <w:r w:rsidRPr="002A3B2A">
        <w:rPr>
          <w:rFonts w:ascii="Times New Roman" w:hAnsi="Times New Roman" w:cs="Times New Roman"/>
          <w:lang w:val="en-GB"/>
        </w:rPr>
        <w:t xml:space="preserve"> becomes relevant when considering the developmental mode of snowy plovers. For plovers with their nidifugous chicks, small egg volume differences </w:t>
      </w:r>
      <w:ins w:id="325" w:author="Clemens" w:date="2021-05-05T14:34:00Z">
        <w:r w:rsidR="00D84331">
          <w:rPr>
            <w:rFonts w:ascii="Times New Roman" w:hAnsi="Times New Roman" w:cs="Times New Roman"/>
            <w:lang w:val="en-GB"/>
          </w:rPr>
          <w:t>may</w:t>
        </w:r>
      </w:ins>
      <w:del w:id="326" w:author="Clemens" w:date="2021-05-05T14:34:00Z">
        <w:r w:rsidRPr="002A3B2A" w:rsidDel="00D84331">
          <w:rPr>
            <w:rFonts w:ascii="Times New Roman" w:hAnsi="Times New Roman" w:cs="Times New Roman"/>
            <w:lang w:val="en-GB"/>
          </w:rPr>
          <w:delText>can</w:delText>
        </w:r>
      </w:del>
      <w:r w:rsidRPr="002A3B2A">
        <w:rPr>
          <w:rFonts w:ascii="Times New Roman" w:hAnsi="Times New Roman" w:cs="Times New Roman"/>
          <w:lang w:val="en-GB"/>
        </w:rPr>
        <w:t xml:space="preserve"> have significant ramifications for chick survival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&lt;citation&gt;&lt;priority&gt;63&lt;/priority&gt;&lt;uuid&gt;050228A7-8CA1-432B-AA9E-7F56176C69A5&lt;/uuid&gt;&lt;publications&gt;&lt;publication&gt;&lt;subtype&gt;1&lt;/subtype&gt;&lt;place&gt;New York&lt;/place&gt;&lt;title&gt;Avian growth and development. Evolution within the altricial-precocial spectrum&lt;/title&gt;&lt;publication_date&gt;99199800001200000000200000&lt;/publication_date&gt;&lt;uuid&gt;214C31A2-174F-46F2-80D4-D64B656B11B4&lt;/uuid&gt;&lt;type&gt;0&lt;/type&gt;&lt;authors&gt;&lt;author&gt;&lt;lastName&gt;Starck&lt;/lastName&gt;&lt;firstName&gt;J&lt;/firstName&gt;&lt;middleNames&gt;M&lt;/middleNames&gt;&lt;/author&gt;&lt;author&gt;&lt;lastName&gt;Ricklefs&lt;/lastName&gt;&lt;firstName&gt;Robert&lt;/firstName&gt;&lt;middleNames&gt;E&lt;/middleNames&gt;&lt;/author&gt;&lt;/authors&gt;&lt;editors&gt;&lt;author&gt;&lt;lastName&gt;Starck&lt;/lastName&gt;&lt;firstName&gt;J&lt;/firstName&gt;&lt;middleNames&gt;M&lt;/middleNames&gt;&lt;/author&gt;&lt;author&gt;&lt;lastName&gt;Ricklefs&lt;/lastName&gt;&lt;firstName&gt;Robert&lt;/firstName&gt;&lt;middleNames&gt;E&lt;/middleNames&gt;&lt;/author&gt;&lt;author&gt;&lt;lastName&gt;Starck&lt;/lastName&gt;&lt;firstName&gt;J&lt;/firstName&gt;&lt;middleNames&gt;M&lt;/middleNames&gt;&lt;/author&gt;&lt;author&gt;&lt;lastName&gt;Ricklefs&lt;/lastName&gt;&lt;firstName&gt;Robert&lt;/firstName&gt;&lt;middleNames&gt;E&lt;/middleNames&gt;&lt;/author&gt;&lt;/edit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(Starck &amp; Ricklefs, 1998)</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spectrum","type":"book"},"uris":["http://www.mendeley.com/documents/?uuid=3a01a7ae-932b-4888-a55b-54159f090a8f"]}],"mendeley":{"formattedCitation":"(Starck &amp; Ricklefs, 1998)","plainTextFormattedCitation":"(Starck &amp; Ricklefs, 1998)","previouslyFormattedCitation":"(Starck &amp; Ricklefs, 1998)"},"properties":{"noteIndex":0},"schema":"https://github.com/citation-style-language/schema/raw/master/csl-citation.json"}</w:instrText>
      </w:r>
      <w:r w:rsidR="00407296">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as chicks are not fed by the parents but rather must forage for themselves immediately after hatching. </w:t>
      </w:r>
      <w:ins w:id="327" w:author="Clemens" w:date="2021-05-05T14:35:00Z">
        <w:r w:rsidR="00D84331">
          <w:rPr>
            <w:rFonts w:ascii="Times New Roman" w:hAnsi="Times New Roman" w:cs="Times New Roman"/>
            <w:lang w:val="en-GB"/>
          </w:rPr>
          <w:t>Larger chicks that hatch from larger eggs typically survive better than smaller chicks (</w:t>
        </w:r>
        <w:proofErr w:type="spellStart"/>
        <w:r w:rsidR="00D84331">
          <w:rPr>
            <w:rFonts w:ascii="Times New Roman" w:hAnsi="Times New Roman" w:cs="Times New Roman"/>
            <w:lang w:val="en-GB"/>
          </w:rPr>
          <w:t>Blomqvist</w:t>
        </w:r>
        <w:proofErr w:type="spellEnd"/>
        <w:r w:rsidR="00D84331">
          <w:rPr>
            <w:rFonts w:ascii="Times New Roman" w:hAnsi="Times New Roman" w:cs="Times New Roman"/>
            <w:lang w:val="en-GB"/>
          </w:rPr>
          <w:t xml:space="preserve"> et al. 1997). </w:t>
        </w:r>
      </w:ins>
      <w:r w:rsidRPr="002A3B2A">
        <w:rPr>
          <w:rFonts w:ascii="Times New Roman" w:hAnsi="Times New Roman" w:cs="Times New Roman"/>
          <w:lang w:val="en-GB"/>
        </w:rPr>
        <w:t xml:space="preserve">Moreover, chicks of polyandrous females are typically cared for solely by their father, forcing them to rely more on their intrinsic reserves than the added benefits of biparental care. Consequently, comparatively small differences in egg size could have large knock-on effects for chick survival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&lt;citation&gt;&lt;priority&gt;64&lt;/priority&gt;&lt;uuid&gt;37EDFB48-2EF7-4241-9F17-F60E638544B5&lt;/uuid&gt;&lt;publications&gt;&lt;publication&gt;&lt;subtype&gt;400&lt;/subtype&gt;&lt;title&gt;Intraespecific Variation in Egg Size and Egg Composition in Birds: Effects on Offspring Fitness&lt;/title&gt;&lt;volume&gt;69&lt;/volume&gt;&lt;publication_date&gt;99199400001200000000200000&lt;/publication_date&gt;&lt;uuid&gt;A962235D-8B0B-4A1F-803C-5E3C65D7B9AD&lt;/uuid&gt;&lt;type&gt;400&lt;/type&gt;&lt;number&gt;1&lt;/number&gt;&lt;startpage&gt;35-59&lt;/startpage&gt;&lt;bundle&gt;&lt;publication&gt;&lt;title&gt;Biological Reviews of the Cambridge Philosophical Society&lt;/title&gt;&lt;uuid&gt;7A75427E-0DE8-441F-B8B6-6DF616C71F7C&lt;/uuid&gt;&lt;subtype&gt;-100&lt;/subtype&gt;&lt;type&gt;-100&lt;/type&gt;&lt;/publication&gt;&lt;/bundle&gt;&lt;authors&gt;&lt;author&gt;&lt;lastName&gt;Williams&lt;/lastName&gt;&lt;firstName&gt;Tony&lt;/firstName&gt;&lt;middleNames&gt;D&lt;/middleNames&gt;&lt;/author&gt;&lt;/authors&gt;&lt;/publication&gt;&lt;publication&gt;&lt;subtype&gt;1&lt;/subtype&gt;&lt;place&gt;New York&lt;/place&gt;&lt;title&gt;Avian growth and development. Evolution within the altricial-precocial spectrum&lt;/title&gt;&lt;publication_date&gt;99199800001200000000200000&lt;/publication_date&gt;&lt;uuid&gt;214C31A2-174F-46F2-80D4-D64B656B11B4&lt;/uuid&gt;&lt;type&gt;0&lt;/type&gt;&lt;authors&gt;&lt;author&gt;&lt;lastName&gt;Starck&lt;/lastName&gt;&lt;firstName&gt;J&lt;/firstName&gt;&lt;middleNames&gt;M&lt;/middleNames&gt;&lt;/author&gt;&lt;author&gt;&lt;lastName&gt;Ricklefs&lt;/lastName&gt;&lt;firstName&gt;Robert&lt;/firstName&gt;&lt;middleNames&gt;E&lt;/middleNames&gt;&lt;/author&gt;&lt;/authors&gt;&lt;editors&gt;&lt;author&gt;&lt;lastName&gt;Starck&lt;/lastName&gt;&lt;firstName&gt;J&lt;/firstName&gt;&lt;middleNames&gt;M&lt;/middleNames&gt;&lt;/author&gt;&lt;author&gt;&lt;lastName&gt;Ricklefs&lt;/lastName&gt;&lt;firstName&gt;Robert&lt;/firstName&gt;&lt;middleNames&gt;E&lt;/middleNames&gt;&lt;/author&gt;&lt;author&gt;&lt;lastName&gt;Starck&lt;/lastName&gt;&lt;firstName&gt;J&lt;/firstName&gt;&lt;middleNames&gt;M&lt;/middleNames&gt;&lt;/author&gt;&lt;author&gt;&lt;lastName&gt;Ricklefs&lt;/lastName&gt;&lt;firstName&gt;Robert&lt;/firstName&gt;&lt;middleNames&gt;E&lt;/middleNames&gt;&lt;/author&gt;&lt;/edit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(Williams, 1994; Starck &amp; Ricklefs, 1998)</w:t>
      </w:r>
      <w:r w:rsidR="00A934CA">
        <w:rPr>
          <w:rFonts w:ascii="Times New Roman" w:hAnsi="Times New Roman" w:cs="Times New Roman"/>
        </w:rPr>
        <w:fldChar w:fldCharType="end"/>
      </w:r>
      <w:ins w:id="328" w:author="Clemens" w:date="2021-05-05T14:36:00Z">
        <w:r w:rsidR="00D84331">
          <w:rPr>
            <w:rFonts w:ascii="Times New Roman" w:hAnsi="Times New Roman" w:cs="Times New Roman"/>
          </w:rPr>
          <w:t>.</w:t>
        </w:r>
      </w:ins>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Pr="002A3B2A">
        <w:rPr>
          <w:rFonts w:ascii="Cambria Math" w:hAnsi="Cambria Math" w:cs="Cambria Math"/>
          <w:lang w:val="en-GB"/>
        </w:rPr>
        <w:instrText>≃</w:instrText>
      </w:r>
      <w:r w:rsidRPr="002A3B2A">
        <w:rPr>
          <w:rFonts w:ascii="Times New Roman" w:hAnsi="Times New Roman" w:cs="Times New Roman"/>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Fitness","type":"article-journal","volume":"69"},"uris":["http://www.mendeley.com/documents/?uuid=fe6db166-1012-335a-acb5-0f596e055274"]}],"mendeley":{"formattedCitation":"(Williams, 1994; Starck &amp; Ricklefs, 1998)","plainTextFormattedCitation":"(Williams, 1994; Starck &amp; Ricklefs, 1998)","previouslyFormattedCitation":"(Williams, 1994; Starck &amp; Ricklefs, 1998)"},"properties":{"noteIndex":0},"schema":"https://github.com/citation-style-language/schema/raw/master/csl-citation.json"}</w:instrText>
      </w:r>
      <w:r w:rsidR="00407296">
        <w:rPr>
          <w:rFonts w:ascii="Times New Roman" w:hAnsi="Times New Roman" w:cs="Times New Roman"/>
          <w:lang w:val="en-GB"/>
        </w:rPr>
        <w:fldChar w:fldCharType="separate"/>
      </w:r>
      <w:r w:rsidRPr="002A3B2A">
        <w:rPr>
          <w:rFonts w:ascii="Times New Roman" w:hAnsi="Times New Roman" w:cs="Times New Roman"/>
          <w:lang w:val="en-GB"/>
        </w:rPr>
        <w:fldChar w:fldCharType="end"/>
      </w:r>
      <w:del w:id="329" w:author="Clemens" w:date="2021-05-05T14:36:00Z">
        <w:r w:rsidR="00253832" w:rsidRPr="002A3B2A" w:rsidDel="00D84331">
          <w:rPr>
            <w:rFonts w:ascii="Times New Roman" w:hAnsi="Times New Roman" w:cs="Times New Roman"/>
            <w:lang w:val="en-GB"/>
          </w:rPr>
          <w:delText>,</w:delText>
        </w:r>
      </w:del>
      <w:r w:rsidR="00253832" w:rsidRPr="002A3B2A">
        <w:rPr>
          <w:rFonts w:ascii="Times New Roman" w:hAnsi="Times New Roman" w:cs="Times New Roman"/>
          <w:lang w:val="en-GB"/>
        </w:rPr>
        <w:t xml:space="preserve"> </w:t>
      </w:r>
      <w:del w:id="330" w:author="Clemens" w:date="2021-05-05T14:36:00Z">
        <w:r w:rsidR="00253832" w:rsidRPr="002A3B2A" w:rsidDel="00D84331">
          <w:rPr>
            <w:rFonts w:ascii="Times New Roman" w:hAnsi="Times New Roman" w:cs="Times New Roman"/>
            <w:lang w:val="en-GB"/>
          </w:rPr>
          <w:delText>hence maintaining stable</w:delText>
        </w:r>
      </w:del>
      <w:ins w:id="331" w:author="Clemens" w:date="2021-05-05T14:36:00Z">
        <w:r w:rsidR="00D84331">
          <w:rPr>
            <w:rFonts w:ascii="Times New Roman" w:hAnsi="Times New Roman" w:cs="Times New Roman"/>
            <w:lang w:val="en-GB"/>
          </w:rPr>
          <w:t>This means that</w:t>
        </w:r>
      </w:ins>
      <w:r w:rsidR="00253832" w:rsidRPr="002A3B2A">
        <w:rPr>
          <w:rFonts w:ascii="Times New Roman" w:hAnsi="Times New Roman" w:cs="Times New Roman"/>
          <w:lang w:val="en-GB"/>
        </w:rPr>
        <w:t xml:space="preserve"> </w:t>
      </w:r>
      <w:ins w:id="332" w:author="Clemens" w:date="2021-05-05T14:37:00Z">
        <w:r w:rsidR="00D84331">
          <w:rPr>
            <w:rFonts w:ascii="Times New Roman" w:hAnsi="Times New Roman" w:cs="Times New Roman"/>
            <w:lang w:val="en-GB"/>
          </w:rPr>
          <w:t>the females’ potential to save resources by</w:t>
        </w:r>
      </w:ins>
      <w:ins w:id="333" w:author="Clemens" w:date="2021-05-05T14:36:00Z">
        <w:r w:rsidR="00D84331">
          <w:rPr>
            <w:rFonts w:ascii="Times New Roman" w:hAnsi="Times New Roman" w:cs="Times New Roman"/>
            <w:lang w:val="en-GB"/>
          </w:rPr>
          <w:t xml:space="preserve"> </w:t>
        </w:r>
      </w:ins>
      <w:ins w:id="334" w:author="Clemens" w:date="2021-05-05T14:37:00Z">
        <w:r w:rsidR="00D84331">
          <w:rPr>
            <w:rFonts w:ascii="Times New Roman" w:hAnsi="Times New Roman" w:cs="Times New Roman"/>
            <w:lang w:val="en-GB"/>
          </w:rPr>
          <w:t xml:space="preserve">reducing </w:t>
        </w:r>
      </w:ins>
      <w:r w:rsidR="00253832" w:rsidRPr="002A3B2A">
        <w:rPr>
          <w:rFonts w:ascii="Times New Roman" w:hAnsi="Times New Roman" w:cs="Times New Roman"/>
          <w:lang w:val="en-GB"/>
        </w:rPr>
        <w:t xml:space="preserve">egg volume </w:t>
      </w:r>
      <w:del w:id="335" w:author="Clemens" w:date="2021-05-05T14:36:00Z">
        <w:r w:rsidR="00253832" w:rsidRPr="002A3B2A" w:rsidDel="00D84331">
          <w:rPr>
            <w:rFonts w:ascii="Times New Roman" w:hAnsi="Times New Roman" w:cs="Times New Roman"/>
            <w:lang w:val="en-GB"/>
          </w:rPr>
          <w:delText>production over life</w:delText>
        </w:r>
      </w:del>
      <w:ins w:id="336" w:author="Clemens" w:date="2021-05-05T14:36:00Z">
        <w:r w:rsidR="00D84331">
          <w:rPr>
            <w:rFonts w:ascii="Times New Roman" w:hAnsi="Times New Roman" w:cs="Times New Roman"/>
            <w:lang w:val="en-GB"/>
          </w:rPr>
          <w:t>is limited</w:t>
        </w:r>
      </w:ins>
      <w:r w:rsidRPr="002A3B2A">
        <w:rPr>
          <w:rFonts w:ascii="Times New Roman" w:hAnsi="Times New Roman" w:cs="Times New Roman"/>
          <w:lang w:val="en-GB"/>
        </w:rPr>
        <w:t>.</w:t>
      </w:r>
      <w:del w:id="337" w:author="Clemens" w:date="2021-05-05T14:38:00Z">
        <w:r w:rsidRPr="002A3B2A" w:rsidDel="00D84331">
          <w:rPr>
            <w:rFonts w:ascii="Times New Roman" w:hAnsi="Times New Roman" w:cs="Times New Roman"/>
            <w:lang w:val="en-GB"/>
          </w:rPr>
          <w:delText xml:space="preserve"> Yet, females need to trade-off the survival benefits of increased egg size for their offspring with their own resources required for maintenance and future reproductive investments, particularly when they attempt to maximize their reproductive output through polyandry.</w:delText>
        </w:r>
      </w:del>
      <w:r w:rsidRPr="002A3B2A">
        <w:rPr>
          <w:rFonts w:ascii="Times New Roman" w:hAnsi="Times New Roman" w:cs="Times New Roman"/>
          <w:lang w:val="en-GB"/>
        </w:rPr>
        <w:t xml:space="preserve"> </w:t>
      </w:r>
      <w:del w:id="338" w:author="Clemens" w:date="2021-05-05T14:41:00Z">
        <w:r w:rsidRPr="002A3B2A" w:rsidDel="0023392D">
          <w:rPr>
            <w:rFonts w:ascii="Times New Roman" w:hAnsi="Times New Roman" w:cs="Times New Roman"/>
            <w:lang w:val="en-GB"/>
          </w:rPr>
          <w:delText xml:space="preserve">In snowy plovers, a completed clutch equals approximately 60% of a female’s body mass </w:delText>
        </w:r>
        <w:r w:rsidR="00A934CA" w:rsidDel="0023392D">
          <w:rPr>
            <w:rFonts w:ascii="Times New Roman" w:hAnsi="Times New Roman" w:cs="Times New Roman"/>
          </w:rPr>
          <w:fldChar w:fldCharType="begin"/>
        </w:r>
        <w:r w:rsidR="00472B4F" w:rsidDel="0023392D">
          <w:rPr>
            <w:rFonts w:ascii="Times New Roman" w:hAnsi="Times New Roman" w:cs="Times New Roman"/>
          </w:rPr>
          <w:delInstrText xml:space="preserve"> ADDIN PAPERS2_CITATIONS &lt;citation&gt;&lt;priority&gt;65&lt;/priority&gt;&lt;uuid&gt;A921DD62-9C2F-4929-AE27-64702BD86C68&lt;/uuid&gt;&lt;publications&gt;&lt;publication&gt;&lt;subtype&gt;400&lt;/subtype&gt;&lt;title&gt;Snowy Plover (Charadrius nivosus)&lt;/title&gt;&lt;url&gt;https://birdsoftheworld.org/bow/species/snoplo5/cur/introduction&lt;/url&gt;&lt;publication_date&gt;99200900001200000000200000&lt;/publication_date&gt;&lt;uuid&gt;6D419D46-5721-4129-9A3E-B01C9E4759FA&lt;/uuid&gt;&lt;type&gt;400&lt;/type&gt;&lt;startpage&gt;71935-72002&lt;/startpage&gt;&lt;bundle&gt;&lt;publication&gt;&lt;title&gt;The Birds of North America Online&lt;/title&gt;&lt;uuid&gt;AE5A4F10-60ED-4B63-A310-837F266088B1&lt;/uuid&gt;&lt;subtype&gt;-100&lt;/subtype&gt;&lt;type&gt;-100&lt;/type&gt;&lt;/publication&gt;&lt;/bundle&gt;&lt;authors&gt;&lt;author&gt;&lt;lastName&gt;Page&lt;/lastName&gt;&lt;firstName&gt;Gary&lt;/firstName&gt;&lt;middleNames&gt;W&lt;/middleNames&gt;&lt;/author&gt;&lt;author&gt;&lt;lastName&gt;Stenzel&lt;/lastName&gt;&lt;firstName&gt;Lynne&lt;/firstName&gt;&lt;middleNames&gt;E&lt;/middleNames&gt;&lt;/author&gt;&lt;author&gt;&lt;lastName&gt;WARRINER&lt;/lastName&gt;&lt;firstName&gt;J&lt;/firstName&gt;&lt;middleNames&gt;S&lt;/middleNames&gt;&lt;/author&gt;&lt;author&gt;&lt;lastName&gt;WARRINER&lt;/lastName&gt;&lt;firstName&gt;J&lt;/firstName&gt;&lt;middleNames&gt;C&lt;/middleNames&gt;&lt;/author&gt;&lt;author&gt;&lt;lastName&gt;Paton&lt;/lastName&gt;&lt;firstName&gt;P&lt;/firstName&gt;&lt;middleNames&gt;W&lt;/middleNames&gt;&lt;/author&gt;&lt;/authors&gt;&lt;/publication&gt;&lt;/publications&gt;&lt;cites&gt;&lt;/cites&gt;&lt;/citation&gt;</w:delInstrText>
        </w:r>
        <w:r w:rsidR="00A934CA" w:rsidDel="0023392D">
          <w:rPr>
            <w:rFonts w:ascii="Times New Roman" w:hAnsi="Times New Roman" w:cs="Times New Roman"/>
          </w:rPr>
          <w:fldChar w:fldCharType="separate"/>
        </w:r>
        <w:r w:rsidR="00472B4F" w:rsidDel="0023392D">
          <w:rPr>
            <w:rFonts w:ascii="Times New Roman" w:hAnsi="Times New Roman" w:cs="Times New Roman"/>
          </w:rPr>
          <w:delText xml:space="preserve">(Page </w:delText>
        </w:r>
        <w:r w:rsidR="00472B4F" w:rsidDel="0023392D">
          <w:rPr>
            <w:rFonts w:ascii="Times New Roman" w:hAnsi="Times New Roman" w:cs="Times New Roman"/>
            <w:i/>
            <w:iCs/>
          </w:rPr>
          <w:delText>et al.</w:delText>
        </w:r>
        <w:r w:rsidR="00472B4F" w:rsidDel="0023392D">
          <w:rPr>
            <w:rFonts w:ascii="Times New Roman" w:hAnsi="Times New Roman" w:cs="Times New Roman"/>
          </w:rPr>
          <w:delText>, 2009)</w:delText>
        </w:r>
        <w:r w:rsidR="00A934CA" w:rsidDel="0023392D">
          <w:rPr>
            <w:rFonts w:ascii="Times New Roman" w:hAnsi="Times New Roman" w:cs="Times New Roman"/>
          </w:rPr>
          <w:fldChar w:fldCharType="end"/>
        </w:r>
      </w:del>
      <w:del w:id="339" w:author="Clemens" w:date="2021-05-05T14:40:00Z">
        <w:r w:rsidRPr="002A3B2A" w:rsidDel="00D84331">
          <w:rPr>
            <w:rFonts w:ascii="Times New Roman" w:hAnsi="Times New Roman" w:cs="Times New Roman"/>
            <w:lang w:val="en-GB"/>
          </w:rPr>
          <w:delText>:</w:delText>
        </w:r>
      </w:del>
      <w:del w:id="340" w:author="Clemens" w:date="2021-05-05T14:41:00Z">
        <w:r w:rsidRPr="002A3B2A" w:rsidDel="0023392D">
          <w:rPr>
            <w:rFonts w:ascii="Times New Roman" w:hAnsi="Times New Roman" w:cs="Times New Roman"/>
            <w:lang w:val="en-GB"/>
          </w:rPr>
          <w:delText xml:space="preserve"> representing a substantial investment. </w:delText>
        </w:r>
      </w:del>
      <w:del w:id="341" w:author="Clemens" w:date="2021-05-05T14:38:00Z">
        <w:r w:rsidRPr="002A3B2A" w:rsidDel="00D84331">
          <w:rPr>
            <w:rFonts w:ascii="Times New Roman" w:hAnsi="Times New Roman" w:cs="Times New Roman"/>
            <w:lang w:val="en-GB"/>
          </w:rPr>
          <w:delText xml:space="preserve">Furthermore, snowy plover females incubate the clutch jointly with their male partner but desert soon after hatching to seek a sequential breeding attempt with a different male </w:delText>
        </w:r>
        <w:r w:rsidR="00A934CA" w:rsidDel="00D84331">
          <w:rPr>
            <w:rFonts w:ascii="Times New Roman" w:hAnsi="Times New Roman" w:cs="Times New Roman"/>
          </w:rPr>
          <w:fldChar w:fldCharType="begin"/>
        </w:r>
        <w:r w:rsidR="00472B4F" w:rsidDel="00D84331">
          <w:rPr>
            <w:rFonts w:ascii="Times New Roman" w:hAnsi="Times New Roman" w:cs="Times New Roman"/>
          </w:rPr>
          <w:delInstrText xml:space="preserve"> ADDIN PAPERS2_CITATIONS &lt;citation&gt;&lt;priority&gt;66&lt;/priority&gt;&lt;uuid&gt;5273D7E5-E844-4FFA-929F-B989A450138B&lt;/uuid&gt;&lt;publications&gt;&lt;publication&gt;&lt;subtype&gt;400&lt;/subtype&gt;&lt;title&gt;Mating system and reproductive success of a small population of polygamous snowy plovers&lt;/title&gt;&lt;volume&gt;98&lt;/volume&gt;&lt;publication_date&gt;99198600001200000000200000&lt;/publication_date&gt;&lt;uuid&gt;74FD9661-793F-424F-A866-131D2783C164&lt;/uuid&gt;&lt;type&gt;400&lt;/type&gt;&lt;number&gt;1&lt;/number&gt;&lt;startpage&gt;15-37&lt;/startpage&gt;&lt;bundle&gt;&lt;publication&gt;&lt;title&gt;The Wilson Bulletin&lt;/title&gt;&lt;uuid&gt;92548BFC-2FEF-4139-A6E4-5E5802A3C24A&lt;/uuid&gt;&lt;subtype&gt;-100&lt;/subtype&gt;&lt;publisher&gt;Wilson Ornithological Society&lt;/publisher&gt;&lt;type&gt;-100&lt;/type&gt;&lt;/publication&gt;&lt;/bundle&gt;&lt;authors&gt;&lt;author&gt;&lt;lastName&gt;Warriner&lt;/lastName&gt;&lt;firstName&gt;John&lt;/firstName&gt;&lt;middleNames&gt;S&lt;/middleNames&gt;&lt;/author&gt;&lt;author&gt;&lt;lastName&gt;Warriner&lt;/lastName&gt;&lt;firstName&gt;Jane&lt;/firstName&gt;&lt;middleNames&gt;C&lt;/middleNames&gt;&lt;/author&gt;&lt;author&gt;&lt;lastName&gt;Page&lt;/lastName&gt;&lt;firstName&gt;Gary&lt;/firstName&gt;&lt;middleNames&gt;W&lt;/middleNames&gt;&lt;/author&gt;&lt;author&gt;&lt;lastName&gt;Stenzel&lt;/lastName&gt;&lt;firstName&gt;Lynne&lt;/firstName&gt;&lt;middleNames&gt;E&lt;/middleNames&gt;&lt;/author&gt;&lt;/authors&gt;&lt;/publication&gt;&lt;publication&gt;&lt;subtype&gt;-1000&lt;/subtype&gt;&lt;title&gt;Plover breeding systems: diversity and evolutionary origins&lt;/title&gt;&lt;url&gt;https://www.crcpress.com/The-Population-Ecology-and-Conservation-of-Charadrius-Plovers/Colwell-Haig/p/book/9781498755825&lt;/url&gt;&lt;volume&gt;Studies in Avian Biology (no. 52)&lt;/volume&gt;&lt;publication_date&gt;99201900001200000000200000&lt;/publication_date&gt;&lt;uuid&gt;9BEBF3F7-D932-410B-8F5B-2D7AD6837CC0&lt;/uuid&gt;&lt;type&gt;-1000&lt;/type&gt;&lt;number&gt;4&lt;/number&gt;&lt;startpage&gt;63&lt;/startpage&gt;&lt;endpage&gt;88&lt;/endpage&gt;&lt;bundle&gt;&lt;publication&gt;&lt;subtype&gt;0&lt;/subtype&gt;&lt;publisher&gt;CRC Press&lt;/publisher&gt;&lt;title&gt;The population ecology and conservation of Charadrius plovers&lt;/title&gt;&lt;uuid&gt;CE08B4E9-2698-4CA9-BAD9-0076F8CEED0D&lt;/uuid&gt;&lt;type&gt;0&lt;/type&gt;&lt;/publication&gt;&lt;/bundle&gt;&lt;authors&gt;&lt;author&gt;&lt;lastName&gt;Eberhart-Phillips&lt;/lastName&gt;&lt;firstName&gt;Luke&lt;/firstName&gt;&lt;middleNames&gt;J&lt;/middleNames&gt;&lt;/author&gt;&lt;/authors&gt;&lt;editors&gt;&lt;author&gt;&lt;lastName&gt;Colwell&lt;/lastName&gt;&lt;firstName&gt;Mark&lt;/firstName&gt;&lt;middleNames&gt;A&lt;/middleNames&gt;&lt;/author&gt;&lt;author&gt;&lt;lastName&gt;Haig&lt;/lastName&gt;&lt;firstName&gt;Susan&lt;/firstName&gt;&lt;middleNames&gt;M&lt;/middleNames&gt;&lt;/author&gt;&lt;/editors&gt;&lt;/publication&gt;&lt;/publications&gt;&lt;cites&gt;&lt;/cites&gt;&lt;/citation&gt;</w:delInstrText>
        </w:r>
        <w:r w:rsidR="00A934CA" w:rsidDel="00D84331">
          <w:rPr>
            <w:rFonts w:ascii="Times New Roman" w:hAnsi="Times New Roman" w:cs="Times New Roman"/>
          </w:rPr>
          <w:fldChar w:fldCharType="separate"/>
        </w:r>
        <w:r w:rsidR="00472B4F" w:rsidDel="00D84331">
          <w:rPr>
            <w:rFonts w:ascii="Times New Roman" w:hAnsi="Times New Roman" w:cs="Times New Roman"/>
          </w:rPr>
          <w:delText xml:space="preserve">(Warriner </w:delText>
        </w:r>
        <w:r w:rsidR="00472B4F" w:rsidDel="00D84331">
          <w:rPr>
            <w:rFonts w:ascii="Times New Roman" w:hAnsi="Times New Roman" w:cs="Times New Roman"/>
            <w:i/>
            <w:iCs/>
          </w:rPr>
          <w:delText>et al.</w:delText>
        </w:r>
        <w:r w:rsidR="00472B4F" w:rsidDel="00D84331">
          <w:rPr>
            <w:rFonts w:ascii="Times New Roman" w:hAnsi="Times New Roman" w:cs="Times New Roman"/>
          </w:rPr>
          <w:delText>, 1986; Eberhart-Phillips, 2019)</w:delText>
        </w:r>
        <w:r w:rsidR="00A934CA" w:rsidDel="00D84331">
          <w:rPr>
            <w:rFonts w:ascii="Times New Roman" w:hAnsi="Times New Roman" w:cs="Times New Roman"/>
          </w:rPr>
          <w:fldChar w:fldCharType="end"/>
        </w:r>
        <w:r w:rsidRPr="002A3B2A" w:rsidDel="00D84331">
          <w:rPr>
            <w:rFonts w:ascii="Times New Roman" w:hAnsi="Times New Roman" w:cs="Times New Roman"/>
            <w:lang w:val="en-GB"/>
          </w:rPr>
          <w:delText xml:space="preserve">. </w:delText>
        </w:r>
      </w:del>
      <w:del w:id="342" w:author="Clemens" w:date="2021-05-05T14:40:00Z">
        <w:r w:rsidRPr="002A3B2A" w:rsidDel="00D84331">
          <w:rPr>
            <w:rFonts w:ascii="Times New Roman" w:hAnsi="Times New Roman" w:cs="Times New Roman"/>
            <w:lang w:val="en-GB"/>
          </w:rPr>
          <w:delText xml:space="preserve">Consistent with theoretical assumptions and previous empirical findings, we found </w:delText>
        </w:r>
        <w:r w:rsidR="004910E7" w:rsidRPr="002A3B2A" w:rsidDel="00D84331">
          <w:rPr>
            <w:rFonts w:ascii="Times New Roman" w:hAnsi="Times New Roman" w:cs="Times New Roman"/>
            <w:lang w:val="en-GB"/>
          </w:rPr>
          <w:delText xml:space="preserve">early breeding females had a higher likelihood of being polyandrous but with smaller eggs due to a mismatch with local peak resource availability – </w:delText>
        </w:r>
        <w:r w:rsidRPr="002A3B2A" w:rsidDel="00D84331">
          <w:rPr>
            <w:rFonts w:ascii="Times New Roman" w:hAnsi="Times New Roman" w:cs="Times New Roman"/>
            <w:lang w:val="en-GB"/>
          </w:rPr>
          <w:delText xml:space="preserve">suggesting a trade-off with between </w:delText>
        </w:r>
        <w:r w:rsidR="004910E7" w:rsidRPr="002A3B2A" w:rsidDel="00D84331">
          <w:rPr>
            <w:rFonts w:ascii="Times New Roman" w:hAnsi="Times New Roman" w:cs="Times New Roman"/>
            <w:lang w:val="en-GB"/>
          </w:rPr>
          <w:delText>maternal investment and future breeding opportunities</w:delText>
        </w:r>
        <w:r w:rsidRPr="002A3B2A" w:rsidDel="00D84331">
          <w:rPr>
            <w:rFonts w:ascii="Times New Roman" w:hAnsi="Times New Roman" w:cs="Times New Roman"/>
            <w:lang w:val="en-GB"/>
          </w:rPr>
          <w:delText>.</w:delText>
        </w:r>
      </w:del>
    </w:p>
    <w:p w14:paraId="6C1FDA98" w14:textId="77777777" w:rsidR="00784445" w:rsidRPr="002A3B2A" w:rsidRDefault="00784445" w:rsidP="00E13C34">
      <w:pPr>
        <w:suppressLineNumbers/>
        <w:spacing w:line="360" w:lineRule="auto"/>
        <w:jc w:val="both"/>
        <w:rPr>
          <w:rFonts w:ascii="Times New Roman" w:hAnsi="Times New Roman" w:cs="Times New Roman"/>
          <w:lang w:val="en-GB"/>
        </w:rPr>
      </w:pPr>
    </w:p>
    <w:p w14:paraId="1E38F764" w14:textId="7943F3A0" w:rsidR="00CA7B00"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Most studies conducted on temperate or high latitude breeding shorebirds have found a negative association between time of the season and egg size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&lt;citation&gt;&lt;priority&gt;67&lt;/priority&gt;&lt;uuid&gt;A4EEDE52-B90C-477C-949C-0F3A24BB9207&lt;/uuid&gt;&lt;publications&gt;&lt;publication&gt;&lt;subtype&gt;400&lt;/subtype&gt;&lt;title&gt;Seasonal variation in egg size in golden plover Pluvialis apricaria and dotterel Charadrius morinellus populations.&lt;/title&gt;&lt;volume&gt;16&lt;/volume&gt;&lt;publication_date&gt;99198500001200000000200000&lt;/publication_date&gt;&lt;uuid&gt;B9669387-6E85-4FFE-8BED-C34CD9CF10F7&lt;/uuid&gt;&lt;type&gt;400&lt;/type&gt;&lt;number&gt;2&lt;/number&gt;&lt;startpage&gt;108-112&lt;/startpage&gt;&lt;bundle&gt;&lt;publication&gt;&lt;title&gt;Ornis Scandinavica&lt;/title&gt;&lt;uuid&gt;A3ADCE2F-7004-4A8F-BBEA-97415495BC27&lt;/uuid&gt;&lt;subtype&gt;-100&lt;/subtype&gt;&lt;type&gt;-100&lt;/type&gt;&lt;/publication&gt;&lt;/bundle&gt;&lt;authors&gt;&lt;author&gt;&lt;lastName&gt;Byrkjedal&lt;/lastName&gt;&lt;firstName&gt;I&lt;/firstName&gt;&lt;/author&gt;&lt;author&gt;&lt;lastName&gt;Kalas&lt;/lastName&gt;&lt;firstName&gt;J&lt;/firstName&gt;&lt;middleNames&gt;A&lt;/middleNames&gt;&lt;/author&gt;&lt;/authors&gt;&lt;/publication&gt;&lt;publication&gt;&lt;subtype&gt;400&lt;/subtype&gt;&lt;title&gt;Seasonal Declines in the Fecundity of Arctic-Breeding Sandpipers: Different Tactics in Two Species with an Invariant Clutch Size&lt;/title&gt;&lt;volume&gt;30&lt;/volume&gt;&lt;publication_date&gt;99199900001200000000200000&lt;/publication_date&gt;&lt;uuid&gt;2824007E-CA9A-45F2-AF93-961524051C7C&lt;/uuid&gt;&lt;type&gt;400&lt;/type&gt;&lt;number&gt;4&lt;/number&gt;&lt;startpage&gt;460&lt;/startpage&gt;&lt;bundle&gt;&lt;publication&gt;&lt;title&gt;Journal of Avian Biology&lt;/title&gt;&lt;uuid&gt;D867B9AC-6DF5-416E-BC12-0503599941BB&lt;/uuid&gt;&lt;subtype&gt;-100&lt;/subtype&gt;&lt;publisher&gt;Blackwell Publishing Ltd&lt;/publisher&gt;&lt;type&gt;-100&lt;/type&gt;&lt;/publication&gt;&lt;/bundle&gt;&lt;authors&gt;&lt;author&gt;&lt;lastName&gt;Sandercock&lt;/lastName&gt;&lt;firstName&gt;Brett&lt;/firstName&gt;&lt;middleNames&gt;K&lt;/middleNames&gt;&lt;/author&gt;&lt;author&gt;&lt;lastName&gt;Lank&lt;/lastName&gt;&lt;firstName&gt;David&lt;/firstName&gt;&lt;middleNames&gt;B&lt;/middleNames&gt;&lt;/author&gt;&lt;author&gt;&lt;lastName&gt;Cooke&lt;/lastName&gt;&lt;firstName&gt;Fred&lt;/firstName&gt;&lt;/author&gt;&lt;/authors&gt;&lt;/publication&gt;&lt;publication&gt;&lt;subtype&gt;400&lt;/subtype&gt;&lt;title&gt;Seasonality Predicts Egg Size Better Than Nesting Habitat in a Precocial Shorebird&lt;/title&gt;&lt;volume&gt;107&lt;/volume&gt;&lt;publication_date&gt;99202000001200000000200000&lt;/publication_date&gt;&lt;uuid&gt;1A390566-3A14-43C2-9E8F-D775CC2B2CBF&lt;/uuid&gt;&lt;type&gt;400&lt;/type&gt;&lt;number&gt;3&lt;/number&gt;&lt;startpage&gt;239&lt;/startpage&gt;&lt;bundle&gt;&lt;publication&gt;&lt;title&gt;Ardea&lt;/title&gt;&lt;uuid&gt;2624FF74-0645-4A1C-9153-57B4606AEDD4&lt;/uuid&gt;&lt;subtype&gt;-100&lt;/subtype&gt;&lt;type&gt;-100&lt;/type&gt;&lt;/publication&gt;&lt;/bundle&gt;&lt;authors&gt;&lt;author&gt;&lt;lastName&gt;Kubelka&lt;/lastName&gt;&lt;firstName&gt;Vojtěch&lt;/firstName&gt;&lt;/author&gt;&lt;author&gt;&lt;lastName&gt;Sládeček&lt;/lastName&gt;&lt;firstName&gt;Martin&lt;/firstName&gt;&lt;/author&gt;&lt;author&gt;&lt;lastName&gt;Zámečník&lt;/lastName&gt;&lt;firstName&gt;Václav&lt;/firstName&gt;&lt;/author&gt;&lt;author&gt;&lt;lastName&gt;Vozabulová&lt;/lastName&gt;&lt;firstName&gt;Eva&lt;/firstName&gt;&lt;/author&gt;&lt;author&gt;&lt;lastName&gt;Šálek&lt;/lastName&gt;&lt;firstName&gt;Miroslav&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(Byrkjedal &amp; Kalas, 1985; Sandercock </w:t>
      </w:r>
      <w:r w:rsidR="00472B4F">
        <w:rPr>
          <w:rFonts w:ascii="Times New Roman" w:hAnsi="Times New Roman" w:cs="Times New Roman"/>
          <w:i/>
          <w:iCs/>
        </w:rPr>
        <w:t>et al.</w:t>
      </w:r>
      <w:r w:rsidR="00472B4F">
        <w:rPr>
          <w:rFonts w:ascii="Times New Roman" w:hAnsi="Times New Roman" w:cs="Times New Roman"/>
        </w:rPr>
        <w:t xml:space="preserve">, 1999; Kubelka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Pr="002A3B2A">
        <w:rPr>
          <w:rFonts w:ascii="Times New Roman" w:hAnsi="Times New Roman" w:cs="Times New Roman"/>
          <w:lang w:val="en-GB"/>
        </w:rPr>
        <w:fldChar w:fldCharType="begin" w:fldLock="1"/>
      </w:r>
      <w:r w:rsidRPr="002A3B2A">
        <w:rPr>
          <w:rFonts w:ascii="Times New Roman" w:hAnsi="Times New Roman" w:cs="Times New Roman"/>
          <w:lang w:val="en-GB"/>
        </w:rPr>
        <w:instrText>ADDIN CSL_CITATION {"citationItems":[{"id":"ITEM-1","itemData":{"DOI":"10.2307/3676475","ISSN":"00305693","abstract":"In two golden plover populations in S Norway (Jaeren: heather moor at 300-400 m elevation, and Hardangervidda: middle alpine zone at 1200-1300 m elevation) there was a negative correlation between egg volume and the date on which clutches were started. A dotterel population at Hardangervidda did not show any trend in egg volume in relation to the start of egg-laying. On Jaeren more late than early golden plover clutches contained &lt;4 eggs. On Hardangervidda no reduction of clutch size with season was found in either species. In newly hatched dotterel chicks both body weight and tarsus length were positively correlated with egg volume. In waders, populations of single-brooded species should show a decrease in egg volume with season; this should not apply to multi-brooded species.-from Authors","author":[{"dropping-particle":"","family":"Byrkjedal","given":"I.","non-dropping-particle":"","parse-names":false,"suffix":""},{"dropping-particle":"","family":"Kalas","given":"J. A.","non-dropping-particle":"","parse-names":false,"suffix":""}],"container-title":"Ornis Scandinavica","id":"ITEM-1","issue":"2","issued":{"date-parts":[["1985"]]},"page":"108-112","publisher":"WileyNordic Society Oikos","title":"Seasonal variation in egg size in golden plover Pluvialis apricaria and dotterel Charadrius morinellus populations.","type":"article-journal","volume":"16"},"uris":["http://www.mendeley.com/documents/?uuid=01f4ca16-6903-368b-b1ca-c47c5f43ef7c"]},{"id":"ITEM-2","itemData":{"DOI":"10.5253/arde.v107i3.a4","ISSN":"0373-2266","abstract":"Egg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-2","issue":"3","issued":{"date-parts":[["2020"]]},"page":"239","title":"Seasonality Predicts Egg Size Better Than Nesting Habitat in a Precocial Shorebird","type":"article-journal","volume":"107"},"uris":["http://www.mendeley.com/documents/?uuid=fa417af7-7f84-4cd1-b765-84a949371ac6"]},{"id":"ITEM-3","itemData":{"DOI":"10.2307/3677018","ISSN":"09088857","abstract":"JSTOR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support@jstor.org.","author":[{"dropping-particle":"","family":"Sandercock","given":"Brett K.","non-dropping-particle":"","parse-names":false,"suffix":""},{"dropping-particle":"","family":"Lank","given":"David B.","non-dropping-particle":"","parse-names":false,"suffix":""},{"dropping-particle":"","family":"Cooke","given":"Fred","non-dropping-particle":"","parse-names":false,"suffix":""}],"container-title":"Journal of Avian Biology","id":"ITEM-3","issue":"4","issued":{"date-parts":[["1999","12"]]},"page":"460","publisher":"JSTOR","title":"Seasonal Declines in the Fecundity of Arctic-Breeding Sandpipers: Different Tactics in Two Species with an Invariant Clutch Size","type":"article-journal","volume":"30"},"uris":["http://www.mendeley.com/documents/?uuid=885bafc6-3b2a-331c-87c8-03edbe1e6927"]}],"mendeley":{"formattedCitation":"(Byrkjedal &amp; Kalas, 1985; Sandercock et al., 1999; Kubelka et al., 2020)","plainTextFormattedCitation":"(Byrkjedal &amp; Kalas, 1985; Sandercock et al., 1999; Kubelka et al., 2020)","previouslyFormattedCitation":"(Byrkjedal &amp; Kalas, 1985; Sandercock et al., 1999; Kubelka et al., 2020)"},"properties":{"noteIndex":0},"schema":"https://github.com/citation-style-language/schema/raw/master/csl-citation.json"}</w:instrText>
      </w:r>
      <w:r w:rsidR="00407296">
        <w:rPr>
          <w:rFonts w:ascii="Times New Roman" w:hAnsi="Times New Roman" w:cs="Times New Roman"/>
          <w:lang w:val="en-GB"/>
        </w:rPr>
        <w:fldChar w:fldCharType="separate"/>
      </w:r>
      <w:r w:rsidRPr="002A3B2A">
        <w:rPr>
          <w:rFonts w:ascii="Times New Roman" w:hAnsi="Times New Roman" w:cs="Times New Roman"/>
          <w:lang w:val="en-GB"/>
        </w:rPr>
        <w:fldChar w:fldCharType="end"/>
      </w:r>
      <w:r w:rsidRPr="002A3B2A">
        <w:rPr>
          <w:rFonts w:ascii="Times New Roman" w:hAnsi="Times New Roman" w:cs="Times New Roman"/>
          <w:lang w:val="en-GB"/>
        </w:rPr>
        <w:t xml:space="preserve"> although in polyandrous red-necked </w:t>
      </w:r>
      <w:r w:rsidRPr="002A3B2A">
        <w:rPr>
          <w:rFonts w:ascii="Times New Roman" w:hAnsi="Times New Roman" w:cs="Times New Roman"/>
          <w:lang w:val="en-GB"/>
        </w:rPr>
        <w:lastRenderedPageBreak/>
        <w:t>phalaropes (</w:t>
      </w:r>
      <w:proofErr w:type="spellStart"/>
      <w:r w:rsidRPr="002A3B2A">
        <w:rPr>
          <w:rFonts w:ascii="Times New Roman" w:hAnsi="Times New Roman" w:cs="Times New Roman"/>
          <w:i/>
          <w:lang w:val="en-GB"/>
        </w:rPr>
        <w:t>Phalaropus</w:t>
      </w:r>
      <w:proofErr w:type="spellEnd"/>
      <w:r w:rsidRPr="002A3B2A">
        <w:rPr>
          <w:rFonts w:ascii="Times New Roman" w:hAnsi="Times New Roman" w:cs="Times New Roman"/>
          <w:i/>
          <w:lang w:val="en-GB"/>
        </w:rPr>
        <w:t xml:space="preserve"> </w:t>
      </w:r>
      <w:proofErr w:type="spellStart"/>
      <w:r w:rsidRPr="002A3B2A">
        <w:rPr>
          <w:rFonts w:ascii="Times New Roman" w:hAnsi="Times New Roman" w:cs="Times New Roman"/>
          <w:i/>
          <w:lang w:val="en-GB"/>
        </w:rPr>
        <w:t>lobatus</w:t>
      </w:r>
      <w:proofErr w:type="spellEnd"/>
      <w:r w:rsidRPr="002A3B2A">
        <w:rPr>
          <w:rFonts w:ascii="Times New Roman" w:hAnsi="Times New Roman" w:cs="Times New Roman"/>
          <w:iCs/>
          <w:lang w:val="en-GB"/>
        </w:rPr>
        <w:t>)</w:t>
      </w:r>
      <w:r w:rsidRPr="002A3B2A">
        <w:rPr>
          <w:rFonts w:ascii="Times New Roman" w:hAnsi="Times New Roman" w:cs="Times New Roman"/>
          <w:i/>
          <w:lang w:val="en-GB"/>
        </w:rPr>
        <w:t xml:space="preserve"> </w:t>
      </w:r>
      <w:r w:rsidRPr="002A3B2A">
        <w:rPr>
          <w:rFonts w:ascii="Times New Roman" w:hAnsi="Times New Roman" w:cs="Times New Roman"/>
          <w:lang w:val="en-GB"/>
        </w:rPr>
        <w:t>egg size increased across the breeding season</w:t>
      </w:r>
      <w:r w:rsidR="00780E07">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&lt;citation&gt;&lt;priority&gt;68&lt;/priority&gt;&lt;uuid&gt;BE17DF6D-C455-4992-ADD8-BFA59D773C73&lt;/uuid&gt;&lt;publications&gt;&lt;publication&gt;&lt;subtype&gt;400&lt;/subtype&gt;&lt;title&gt;Delayed egg-laying and shortened incubation duration of Arctic-breeding shorebirds coincide with climate cooling.&lt;/title&gt;&lt;url&gt;http://doi.wiley.com/10.1002/ece3.3733&lt;/url&gt;&lt;volume&gt;8&lt;/volume&gt;&lt;publication_date&gt;99201801001200000000220000&lt;/publication_date&gt;&lt;uuid&gt;E30E79A1-9196-41CF-B885-6F3B9D542C3E&lt;/uuid&gt;&lt;type&gt;400&lt;/type&gt;&lt;accepted_date&gt;99201711141200000000222000&lt;/accepted_date&gt;&lt;number&gt;2&lt;/number&gt;&lt;submission_date&gt;99201710091200000000222000&lt;/submission_date&gt;&lt;doi&gt;10.1002/ece3.3733&lt;/doi&gt;&lt;institution&gt;Division of Biology Kansas State University Manhattan KS USA.&lt;/institution&gt;&lt;startpage&gt;1339&lt;/startpage&gt;&lt;endpage&gt;1351&lt;/endpage&gt;&lt;bundle&gt;&lt;publication&gt;&lt;title&gt;Ecology and Evolution&lt;/title&gt;&lt;uuid&gt;8F927B4C-CF66-4591-8C84-BECC63B50A14&lt;/uuid&gt;&lt;subtype&gt;-100&lt;/subtype&gt;&lt;publisher&gt;John Wiley &amp;amp; Sons, Ltd&lt;/publisher&gt;&lt;type&gt;-100&lt;/type&gt;&lt;/publication&gt;&lt;/bundle&gt;&lt;authors&gt;&lt;author&gt;&lt;lastName&gt;Kwon&lt;/lastName&gt;&lt;firstName&gt;Eunbi&lt;/firstName&gt;&lt;/author&gt;&lt;author&gt;&lt;lastName&gt;English&lt;/lastName&gt;&lt;firstName&gt;Willow&lt;/firstName&gt;&lt;middleNames&gt;B&lt;/middleNames&gt;&lt;/author&gt;&lt;author&gt;&lt;lastName&gt;Weiser&lt;/lastName&gt;&lt;firstName&gt;Emily&lt;/firstName&gt;&lt;middleNames&gt;L&lt;/middleNames&gt;&lt;/author&gt;&lt;author&gt;&lt;lastName&gt;Franks&lt;/lastName&gt;&lt;firstName&gt;Samantha&lt;/firstName&gt;&lt;middleNames&gt;E&lt;/middleNames&gt;&lt;/author&gt;&lt;author&gt;&lt;lastName&gt;Hodkinson&lt;/lastName&gt;&lt;firstName&gt;David&lt;/firstName&gt;&lt;middleNames&gt;J&lt;/middleNames&gt;&lt;/author&gt;&lt;author&gt;&lt;lastName&gt;Lank&lt;/lastName&gt;&lt;firstName&gt;David&lt;/firstName&gt;&lt;middleNames&gt;B&lt;/middleNames&gt;&lt;/author&gt;&lt;author&gt;&lt;lastName&gt;Sandercock&lt;/lastName&gt;&lt;firstName&gt;Brett&lt;/firstName&gt;&lt;middleNames&gt;K&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(Kwon </w:t>
      </w:r>
      <w:r w:rsidR="00472B4F">
        <w:rPr>
          <w:rFonts w:ascii="Times New Roman" w:hAnsi="Times New Roman" w:cs="Times New Roman"/>
          <w:i/>
          <w:iCs/>
        </w:rPr>
        <w:t>et al.</w:t>
      </w:r>
      <w:r w:rsidR="00472B4F">
        <w:rPr>
          <w:rFonts w:ascii="Times New Roman" w:hAnsi="Times New Roman" w:cs="Times New Roman"/>
        </w:rPr>
        <w:t>, 2018)</w:t>
      </w:r>
      <w:r w:rsidR="00A934CA">
        <w:rPr>
          <w:rFonts w:ascii="Times New Roman" w:hAnsi="Times New Roman" w:cs="Times New Roman"/>
        </w:rPr>
        <w:fldChar w:fldCharType="end"/>
      </w:r>
      <w:r w:rsidRPr="002A3B2A">
        <w:rPr>
          <w:rFonts w:ascii="Times New Roman" w:hAnsi="Times New Roman" w:cs="Times New Roman"/>
          <w:lang w:val="en-GB"/>
        </w:rPr>
        <w:t xml:space="preserve">. However, most investigations of seasonal egg size dynamics did not disentangle whether the observed changes were due to within- or among-individual effects. For example, laying schedules associated with female quality and/or age could be responsible for much of the observed seasonal variation in egg size. A study including 15 arctic shorebirds suggested that indeed among-individual variation may account for more of the seasonal variation in egg size than within-individual variation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&lt;citation&gt;&lt;priority&gt;69&lt;/priority&gt;&lt;uuid&gt;07F3800E-094A-4392-8BF1-A1A2BFDF6CF4&lt;/uuid&gt;&lt;publications&gt;&lt;publication&gt;&lt;subtype&gt;400&lt;/subtype&gt;&lt;title&gt;Life-history tradeoffs revealed by seasonal declines in reproductive traits of Arctic-breeding shorebirds&lt;/title&gt;&lt;volume&gt;49&lt;/volume&gt;&lt;publication_date&gt;99201800001200000000200000&lt;/publication_date&gt;&lt;uuid&gt;5228287D-0E5F-442B-A67E-32AD197C0676&lt;/uuid&gt;&lt;type&gt;400&lt;/type&gt;&lt;number&gt;2&lt;/number&gt;&lt;startpage&gt;jav-01531&lt;/startpage&gt;&lt;bundle&gt;&lt;publication&gt;&lt;title&gt;Journal of Avian Biology&lt;/title&gt;&lt;uuid&gt;D867B9AC-6DF5-416E-BC12-0503599941BB&lt;/uuid&gt;&lt;subtype&gt;-100&lt;/subtype&gt;&lt;publisher&gt;Blackwell Publishing Ltd&lt;/publisher&gt;&lt;type&gt;-100&lt;/type&gt;&lt;/publication&gt;&lt;/bundle&gt;&lt;authors&gt;&lt;author&gt;&lt;lastName&gt;Weiser&lt;/lastName&gt;&lt;firstName&gt;Emily&lt;/firstName&gt;&lt;middleNames&gt;L&lt;/middleNames&gt;&lt;/author&gt;&lt;author&gt;&lt;lastName&gt;Brown&lt;/lastName&gt;&lt;firstName&gt;Stephen&lt;/firstName&gt;&lt;middleNames&gt;C&lt;/middleNames&gt;&lt;/author&gt;&lt;author&gt;&lt;lastName&gt;Lanctot&lt;/lastName&gt;&lt;firstName&gt;Richard&lt;/firstName&gt;&lt;middleNames&gt;B&lt;/middleNames&gt;&lt;/author&gt;&lt;author&gt;&lt;lastName&gt;Gates&lt;/lastName&gt;&lt;firstName&gt;H&lt;/firstName&gt;&lt;middleNames&gt;River&lt;/middleNames&gt;&lt;/author&gt;&lt;author&gt;&lt;lastName&gt;Abraham&lt;/lastName&gt;&lt;firstName&gt;Kenneth&lt;/firstName&gt;&lt;middleNames&gt;F&lt;/middleNames&gt;&lt;/author&gt;&lt;author&gt;&lt;lastName&gt;Bentzen&lt;/lastName&gt;&lt;firstName&gt;Rebecca&lt;/firstName&gt;&lt;middleNames&gt;L&lt;/middleNames&gt;&lt;/author&gt;&lt;author&gt;&lt;lastName&gt;Bêty&lt;/lastName&gt;&lt;firstName&gt;Joël&lt;/firstName&gt;&lt;/author&gt;&lt;author&gt;&lt;lastName&gt;Boldenow&lt;/lastName&gt;&lt;firstName&gt;Megan&lt;/firstName&gt;&lt;middleNames&gt;L&lt;/middleNames&gt;&lt;/author&gt;&lt;author&gt;&lt;lastName&gt;Brook&lt;/lastName&gt;&lt;firstName&gt;Rodney&lt;/firstName&gt;&lt;middleNames&gt;W&lt;/middleNames&gt;&lt;/author&gt;&lt;author&gt;&lt;lastName&gt;Donnelly&lt;/lastName&gt;&lt;firstName&gt;Tyrone&lt;/firstName&gt;&lt;middleNames&gt;F&lt;/middleNames&gt;&lt;/author&gt;&lt;author&gt;&lt;lastName&gt;English&lt;/lastName&gt;&lt;firstName&gt;Willow&lt;/firstName&gt;&lt;middleNames&gt;B&lt;/middleNames&gt;&lt;/author&gt;&lt;author&gt;&lt;lastName&gt;Flemming&lt;/lastName&gt;&lt;firstName&gt;Scott&lt;/firstName&gt;&lt;middleNames&gt;A&lt;/middleNames&gt;&lt;/author&gt;&lt;author&gt;&lt;lastName&gt;Franks&lt;/lastName&gt;&lt;firstName&gt;Samantha&lt;/firstName&gt;&lt;middleNames&gt;E&lt;/middleNames&gt;&lt;/author&gt;&lt;author&gt;&lt;lastName&gt;Gilchrist&lt;/lastName&gt;&lt;firstName&gt;H&lt;/firstName&gt;&lt;middleNames&gt;Grant&lt;/middleNames&gt;&lt;/author&gt;&lt;author&gt;&lt;lastName&gt;Giroux&lt;/lastName&gt;&lt;firstName&gt;Marie-Andrée&lt;/firstName&gt;&lt;/author&gt;&lt;author&gt;&lt;lastName&gt;Johnson&lt;/lastName&gt;&lt;firstName&gt;Andrew&lt;/firstName&gt;&lt;/author&gt;&lt;author&gt;&lt;lastName&gt;Kennedy&lt;/lastName&gt;&lt;firstName&gt;V&lt;/firstName&gt;&lt;middleNames&gt;Lisa&lt;/middleNames&gt;&lt;/author&gt;&lt;author&gt;&lt;lastName&gt;Koloski&lt;/lastName&gt;&lt;firstName&gt;Laura&lt;/firstName&gt;&lt;/author&gt;&lt;author&gt;&lt;lastName&gt;Kwon&lt;/lastName&gt;&lt;firstName&gt;Eunbi&lt;/firstName&gt;&lt;/author&gt;&lt;author&gt;&lt;lastName&gt;Lamarre&lt;/lastName&gt;&lt;firstName&gt;Jean-François&lt;/firstName&gt;&lt;/author&gt;&lt;author&gt;&lt;lastName&gt;Lank&lt;/lastName&gt;&lt;firstName&gt;David&lt;/firstName&gt;&lt;middleNames&gt;B&lt;/middleNames&gt;&lt;/author&gt;&lt;author&gt;&lt;lastName&gt;Lecomte&lt;/lastName&gt;&lt;firstName&gt;Nicolas&lt;/firstName&gt;&lt;/author&gt;&lt;author&gt;&lt;lastName&gt;Liebezeit&lt;/lastName&gt;&lt;firstName&gt;Joseph&lt;/firstName&gt;&lt;middleNames&gt;R&lt;/middleNames&gt;&lt;/author&gt;&lt;author&gt;&lt;lastName&gt;McKinnon&lt;/lastName&gt;&lt;firstName&gt;Laura&lt;/firstName&gt;&lt;/author&gt;&lt;author&gt;&lt;lastName&gt;Nol&lt;/lastName&gt;&lt;firstName&gt;Erica&lt;/firstName&gt;&lt;/author&gt;&lt;author&gt;&lt;lastName&gt;Perz&lt;/lastName&gt;&lt;firstName&gt;Johanna&lt;/firstName&gt;&lt;/author&gt;&lt;author&gt;&lt;lastName&gt;Rausch&lt;/lastName&gt;&lt;firstName&gt;Jennie&lt;/firstName&gt;&lt;/author&gt;&lt;author&gt;&lt;lastName&gt;Robards&lt;/lastName&gt;&lt;firstName&gt;Martin&lt;/firstName&gt;&lt;/author&gt;&lt;author&gt;&lt;lastName&gt;Saalfeld&lt;/lastName&gt;&lt;firstName&gt;Sarah&lt;/firstName&gt;&lt;middleNames&gt;T&lt;/middleNames&gt;&lt;/author&gt;&lt;author&gt;&lt;lastName&gt;Senner&lt;/lastName&gt;&lt;firstName&gt;Nathan&lt;/firstName&gt;&lt;middleNames&gt;R&lt;/middleNames&gt;&lt;/author&gt;&lt;author&gt;&lt;lastName&gt;Smith&lt;/lastName&gt;&lt;firstName&gt;Paul&lt;/firstName&gt;&lt;middleNames&gt;A&lt;/middleNames&gt;&lt;/author&gt;&lt;author&gt;&lt;lastName&gt;Soloviev&lt;/lastName&gt;&lt;firstName&gt;Mikhail&lt;/firstName&gt;&lt;/author&gt;&lt;author&gt;&lt;lastName&gt;Solovyeva&lt;/lastName&gt;&lt;firstName&gt;Diana&lt;/firstName&gt;&lt;/author&gt;&lt;author&gt;&lt;lastName&gt;Ward&lt;/lastName&gt;&lt;firstName&gt;David&lt;/firstName&gt;&lt;middleNames&gt;H&lt;/middleNames&gt;&lt;/author&gt;&lt;author&gt;&lt;lastName&gt;Woodard&lt;/lastName&gt;&lt;firstName&gt;Paul&lt;/firstName&gt;&lt;middleNames&gt;F&lt;/middleNames&gt;&lt;/author&gt;&lt;author&gt;&lt;lastName&gt;Sandercock&lt;/lastName&gt;&lt;firstName&gt;Brett&lt;/firstName&gt;&lt;middleNames&gt;K&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(Weiser </w:t>
      </w:r>
      <w:r w:rsidR="00472B4F">
        <w:rPr>
          <w:rFonts w:ascii="Times New Roman" w:hAnsi="Times New Roman" w:cs="Times New Roman"/>
          <w:i/>
          <w:iCs/>
        </w:rPr>
        <w:t>et al.</w:t>
      </w:r>
      <w:r w:rsidR="00472B4F">
        <w:rPr>
          <w:rFonts w:ascii="Times New Roman" w:hAnsi="Times New Roman" w:cs="Times New Roman"/>
        </w:rPr>
        <w:t>, 2018)</w:t>
      </w:r>
      <w:r w:rsidR="00A934CA">
        <w:rPr>
          <w:rFonts w:ascii="Times New Roman" w:hAnsi="Times New Roman" w:cs="Times New Roman"/>
        </w:rPr>
        <w:fldChar w:fldCharType="end"/>
      </w:r>
      <w:r w:rsidRPr="002A3B2A">
        <w:rPr>
          <w:rFonts w:ascii="Times New Roman" w:hAnsi="Times New Roman" w:cs="Times New Roman"/>
          <w:lang w:val="en-GB"/>
        </w:rPr>
        <w:t xml:space="preserve">. We observed a </w:t>
      </w:r>
      <w:r w:rsidR="005E5B98" w:rsidRPr="002A3B2A">
        <w:rPr>
          <w:rFonts w:ascii="Times New Roman" w:hAnsi="Times New Roman" w:cs="Times New Roman"/>
          <w:lang w:val="en-GB"/>
        </w:rPr>
        <w:t xml:space="preserve">between-individual </w:t>
      </w:r>
      <w:r w:rsidRPr="002A3B2A">
        <w:rPr>
          <w:rFonts w:ascii="Times New Roman" w:hAnsi="Times New Roman" w:cs="Times New Roman"/>
          <w:lang w:val="en-GB"/>
        </w:rPr>
        <w:t xml:space="preserve">quadratic effect of time of season on egg size: early and late season clutches had smaller eggs than those nesting at the middle of the season. </w:t>
      </w:r>
      <w:r w:rsidR="005E5B98" w:rsidRPr="002A3B2A">
        <w:rPr>
          <w:rFonts w:ascii="Times New Roman" w:hAnsi="Times New Roman" w:cs="Times New Roman"/>
          <w:lang w:val="en-GB"/>
        </w:rPr>
        <w:t>The within-individual effect complemented the population-level trend, with eggs of sequential nests being larger than those of first clutches.</w:t>
      </w:r>
    </w:p>
    <w:p w14:paraId="22EA2B45" w14:textId="77777777" w:rsidR="00CA7B00" w:rsidRPr="002A3B2A" w:rsidRDefault="00CA7B00" w:rsidP="00E13C34">
      <w:pPr>
        <w:suppressLineNumbers/>
        <w:spacing w:line="360" w:lineRule="auto"/>
        <w:jc w:val="both"/>
        <w:rPr>
          <w:rFonts w:ascii="Times New Roman" w:hAnsi="Times New Roman" w:cs="Times New Roman"/>
          <w:lang w:val="en-GB"/>
        </w:rPr>
      </w:pPr>
    </w:p>
    <w:p w14:paraId="1EFD1950" w14:textId="5D9AAFD4" w:rsidR="00812715" w:rsidRPr="002A3B2A" w:rsidRDefault="00DE6EB2" w:rsidP="002A3B2A">
      <w:pPr>
        <w:spacing w:line="360" w:lineRule="auto"/>
        <w:jc w:val="both"/>
        <w:rPr>
          <w:rFonts w:ascii="Times New Roman" w:hAnsi="Times New Roman" w:cs="Times New Roman"/>
          <w:lang w:val="en-GB"/>
        </w:rPr>
      </w:pPr>
      <w:ins w:id="343" w:author="Clemens" w:date="2021-05-05T14:57:00Z">
        <w:r w:rsidRPr="002A3B2A">
          <w:rPr>
            <w:rFonts w:ascii="Times New Roman" w:hAnsi="Times New Roman" w:cs="Times New Roman"/>
          </w:rPr>
          <w:t xml:space="preserve">Past studies have linked polyandry and sex-role reversal to reduced female gamete size </w:t>
        </w:r>
        <w:r>
          <w:rPr>
            <w:rFonts w:ascii="Times New Roman" w:hAnsi="Times New Roman" w:cs="Times New Roman"/>
          </w:rPr>
          <w:fldChar w:fldCharType="begin"/>
        </w:r>
        <w:r>
          <w:rPr>
            <w:rFonts w:ascii="Times New Roman" w:hAnsi="Times New Roman" w:cs="Times New Roman"/>
          </w:rPr>
          <w:instrText xml:space="preserve"> ADDIN PAPERS2_CITATIONS &lt;citation&gt;&lt;priority&gt;72&lt;/priority&gt;&lt;uuid&gt;038FF931-3433-4427-A198-3A92D5E747F7&lt;/uuid&gt;&lt;publications&gt;&lt;publication&gt;&lt;subtype&gt;400&lt;/subtype&gt;&lt;publisher&gt;JSTOR&lt;/publisher&gt;&lt;title&gt;Black coucal Centropus grillii egg volume predicts their polyandrous mating system&lt;/title&gt;&lt;publication_date&gt;99199600001200000000200000&lt;/publication_date&gt;&lt;uuid&gt;8B060614-BD82-4DB7-97A7-F56E180B2C09&lt;/uuid&gt;&lt;type&gt;400&lt;/type&gt;&lt;citekey&gt;slotow1996black&lt;/citekey&gt;&lt;startpage&gt;171&lt;/startpage&gt;&lt;endpage&gt;173&lt;/endpage&gt;&lt;bundle&gt;&lt;publication&gt;&lt;title&gt;Journal of Avian Biology&lt;/title&gt;&lt;uuid&gt;D867B9AC-6DF5-416E-BC12-0503599941BB&lt;/uuid&gt;&lt;subtype&gt;-100&lt;/subtype&gt;&lt;publisher&gt;Blackwell Publishing Ltd&lt;/publisher&gt;&lt;type&gt;-100&lt;/type&gt;&lt;/publication&gt;&lt;/bundle&gt;&lt;authors&gt;&lt;author&gt;&lt;lastName&gt;Slotow&lt;/lastName&gt;&lt;firstName&gt;Robert&lt;/firstName&gt;&lt;/author&gt;&lt;/authors&gt;&lt;/publication&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(Slotow, 1996; Andersson, 2004)</w:t>
        </w:r>
        <w:r>
          <w:rPr>
            <w:rFonts w:ascii="Times New Roman" w:hAnsi="Times New Roman" w:cs="Times New Roman"/>
          </w:rPr>
          <w:fldChar w:fldCharType="end"/>
        </w:r>
        <w:r w:rsidRPr="002A3B2A">
          <w:rPr>
            <w:rFonts w:ascii="Times New Roman" w:hAnsi="Times New Roman" w:cs="Times New Roman"/>
          </w:rPr>
          <w:t xml:space="preserve">. Smaller eggs would permit females to </w:t>
        </w:r>
        <w:r>
          <w:rPr>
            <w:rFonts w:ascii="Times New Roman" w:hAnsi="Times New Roman" w:cs="Times New Roman"/>
          </w:rPr>
          <w:t>produce</w:t>
        </w:r>
        <w:r w:rsidRPr="002A3B2A">
          <w:rPr>
            <w:rFonts w:ascii="Times New Roman" w:hAnsi="Times New Roman" w:cs="Times New Roman"/>
          </w:rPr>
          <w:t xml:space="preserve"> several clutches </w:t>
        </w:r>
        <w:r>
          <w:rPr>
            <w:rFonts w:ascii="Times New Roman" w:hAnsi="Times New Roman" w:cs="Times New Roman"/>
          </w:rPr>
          <w:t xml:space="preserve">in </w:t>
        </w:r>
        <w:r w:rsidRPr="002A3B2A">
          <w:rPr>
            <w:rFonts w:ascii="Times New Roman" w:hAnsi="Times New Roman" w:cs="Times New Roman"/>
          </w:rPr>
          <w:t>rapid</w:t>
        </w:r>
        <w:r>
          <w:rPr>
            <w:rFonts w:ascii="Times New Roman" w:hAnsi="Times New Roman" w:cs="Times New Roman"/>
          </w:rPr>
          <w:t xml:space="preserve"> succession </w:t>
        </w:r>
        <w:r>
          <w:rPr>
            <w:rFonts w:ascii="Times New Roman" w:hAnsi="Times New Roman" w:cs="Times New Roman"/>
          </w:rPr>
          <w:fldChar w:fldCharType="begin"/>
        </w:r>
        <w:r>
          <w:rPr>
            <w:rFonts w:ascii="Times New Roman" w:hAnsi="Times New Roman" w:cs="Times New Roman"/>
          </w:rPr>
          <w:instrText xml:space="preserve"> ADDIN PAPERS2_CITATIONS &lt;citation&gt;&lt;priority&gt;73&lt;/priority&gt;&lt;uuid&gt;7B4719DA-ABE5-4FEC-B750-9B25388018E3&lt;/uuid&gt;&lt;publications&gt;&lt;publication&gt;&lt;subtype&gt;400&lt;/subtype&gt;&lt;title&gt;The evolution of egg size in socially polyandrous shorebirds&lt;/title&gt;&lt;volume&gt;95&lt;/volume&gt;&lt;publication_date&gt;99200100001200000000200000&lt;/publication_date&gt;&lt;uuid&gt;B73A1CA4-D537-492E-8748-F341055B575B&lt;/uuid&gt;&lt;type&gt;400&lt;/type&gt;&lt;number&gt;1&lt;/number&gt;&lt;startpage&gt;3-14&lt;/startpage&gt;&lt;bundle&gt;&lt;publication&gt;&lt;title&gt;Oikos&lt;/title&gt;&lt;uuid&gt;261CB505-55B0-4F0A-AF4A-927BC66AE638&lt;/uuid&gt;&lt;subtype&gt;-100&lt;/subtype&gt;&lt;publisher&gt;Munksgaard International Publishers&lt;/publisher&gt;&lt;type&gt;-100&lt;/type&gt;&lt;/publication&gt;&lt;/bundle&gt;&lt;authors&gt;&lt;author&gt;&lt;lastName&gt;Liker&lt;/lastName&gt;&lt;firstName&gt;A&lt;/firstName&gt;&lt;/author&gt;&lt;author&gt;&lt;lastName&gt;Reynolds&lt;/lastName&gt;&lt;firstName&gt;J&lt;/firstName&gt;&lt;middleNames&gt;D&lt;/middleNames&gt;&lt;/author&gt;&lt;author&gt;&lt;lastName&gt;Székely&lt;/lastName&gt;&lt;firstName&gt;T&lt;/fir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 xml:space="preserve">(Liker </w:t>
        </w:r>
        <w:r>
          <w:rPr>
            <w:rFonts w:ascii="Times New Roman" w:hAnsi="Times New Roman" w:cs="Times New Roman"/>
            <w:i/>
            <w:iCs/>
          </w:rPr>
          <w:t>et al.</w:t>
        </w:r>
        <w:r>
          <w:rPr>
            <w:rFonts w:ascii="Times New Roman" w:hAnsi="Times New Roman" w:cs="Times New Roman"/>
          </w:rPr>
          <w:t>, 2001)</w:t>
        </w:r>
        <w:r>
          <w:rPr>
            <w:rFonts w:ascii="Times New Roman" w:hAnsi="Times New Roman" w:cs="Times New Roman"/>
          </w:rPr>
          <w:fldChar w:fldCharType="end"/>
        </w:r>
        <w:r w:rsidRPr="002A3B2A">
          <w:rPr>
            <w:rFonts w:ascii="Times New Roman" w:hAnsi="Times New Roman" w:cs="Times New Roman"/>
          </w:rPr>
          <w:t xml:space="preserve">. Although it is tempting to interpret our results as </w:t>
        </w:r>
        <w:r>
          <w:rPr>
            <w:rFonts w:ascii="Times New Roman" w:hAnsi="Times New Roman" w:cs="Times New Roman"/>
          </w:rPr>
          <w:t>support</w:t>
        </w:r>
        <w:r w:rsidRPr="002A3B2A">
          <w:rPr>
            <w:rFonts w:ascii="Times New Roman" w:hAnsi="Times New Roman" w:cs="Times New Roman"/>
          </w:rPr>
          <w:t xml:space="preserve"> </w:t>
        </w:r>
        <w:r>
          <w:rPr>
            <w:rFonts w:ascii="Times New Roman" w:hAnsi="Times New Roman" w:cs="Times New Roman"/>
          </w:rPr>
          <w:t>for</w:t>
        </w:r>
        <w:r w:rsidRPr="002A3B2A">
          <w:rPr>
            <w:rFonts w:ascii="Times New Roman" w:hAnsi="Times New Roman" w:cs="Times New Roman"/>
          </w:rPr>
          <w:t xml:space="preserve"> polyandrous females </w:t>
        </w:r>
        <w:r>
          <w:rPr>
            <w:rFonts w:ascii="Times New Roman" w:hAnsi="Times New Roman" w:cs="Times New Roman"/>
          </w:rPr>
          <w:t>limiting</w:t>
        </w:r>
        <w:r w:rsidRPr="002A3B2A">
          <w:rPr>
            <w:rFonts w:ascii="Times New Roman" w:hAnsi="Times New Roman" w:cs="Times New Roman"/>
          </w:rPr>
          <w:t xml:space="preserve"> their reproductive investment into the first clutch </w:t>
        </w:r>
        <w:r>
          <w:rPr>
            <w:rFonts w:ascii="Times New Roman" w:hAnsi="Times New Roman" w:cs="Times New Roman"/>
          </w:rPr>
          <w:t>by</w:t>
        </w:r>
        <w:r w:rsidRPr="002A3B2A">
          <w:rPr>
            <w:rFonts w:ascii="Times New Roman" w:hAnsi="Times New Roman" w:cs="Times New Roman"/>
          </w:rPr>
          <w:t xml:space="preserve"> produc</w:t>
        </w:r>
        <w:r>
          <w:rPr>
            <w:rFonts w:ascii="Times New Roman" w:hAnsi="Times New Roman" w:cs="Times New Roman"/>
          </w:rPr>
          <w:t>ing</w:t>
        </w:r>
        <w:r w:rsidRPr="002A3B2A">
          <w:rPr>
            <w:rFonts w:ascii="Times New Roman" w:hAnsi="Times New Roman" w:cs="Times New Roman"/>
          </w:rPr>
          <w:t xml:space="preserve"> small eggs to enable them to quickly produce a second clutch, we believe </w:t>
        </w:r>
        <w:r>
          <w:rPr>
            <w:rFonts w:ascii="Times New Roman" w:hAnsi="Times New Roman" w:cs="Times New Roman"/>
          </w:rPr>
          <w:t>that this is an unlikely explanation</w:t>
        </w:r>
        <w:r w:rsidRPr="002A3B2A">
          <w:rPr>
            <w:rFonts w:ascii="Times New Roman" w:hAnsi="Times New Roman" w:cs="Times New Roman"/>
          </w:rPr>
          <w:t xml:space="preserve"> </w:t>
        </w:r>
      </w:ins>
      <w:ins w:id="344" w:author="Clemens" w:date="2021-05-05T15:09:00Z">
        <w:r w:rsidR="004946AC">
          <w:rPr>
            <w:rFonts w:ascii="Times New Roman" w:hAnsi="Times New Roman" w:cs="Times New Roman"/>
          </w:rPr>
          <w:t>for the</w:t>
        </w:r>
      </w:ins>
      <w:ins w:id="345" w:author="Clemens" w:date="2021-05-05T14:57:00Z">
        <w:r>
          <w:rPr>
            <w:rFonts w:ascii="Times New Roman" w:hAnsi="Times New Roman" w:cs="Times New Roman"/>
          </w:rPr>
          <w:t xml:space="preserve"> observed seasonal variation in egg size. </w:t>
        </w:r>
      </w:ins>
      <w:del w:id="346" w:author="Clemens" w:date="2021-05-05T14:58:00Z">
        <w:r w:rsidR="00784445" w:rsidRPr="002A3B2A" w:rsidDel="00DE6EB2">
          <w:rPr>
            <w:rFonts w:ascii="Times New Roman" w:hAnsi="Times New Roman" w:cs="Times New Roman"/>
            <w:lang w:val="en-GB"/>
          </w:rPr>
          <w:delText xml:space="preserve">Our </w:delText>
        </w:r>
      </w:del>
      <w:ins w:id="347" w:author="Clemens" w:date="2021-05-05T14:58:00Z">
        <w:r>
          <w:rPr>
            <w:rFonts w:ascii="Times New Roman" w:hAnsi="Times New Roman" w:cs="Times New Roman"/>
            <w:lang w:val="en-GB"/>
          </w:rPr>
          <w:t xml:space="preserve">Rather, </w:t>
        </w:r>
      </w:ins>
      <w:ins w:id="348" w:author="Clemens" w:date="2021-05-05T15:10:00Z">
        <w:r w:rsidR="004946AC">
          <w:rPr>
            <w:rFonts w:ascii="Times New Roman" w:hAnsi="Times New Roman" w:cs="Times New Roman"/>
            <w:lang w:val="en-GB"/>
          </w:rPr>
          <w:t xml:space="preserve">we argue that </w:t>
        </w:r>
      </w:ins>
      <w:ins w:id="349" w:author="Clemens" w:date="2021-05-05T14:58:00Z">
        <w:r>
          <w:rPr>
            <w:rFonts w:ascii="Times New Roman" w:hAnsi="Times New Roman" w:cs="Times New Roman"/>
            <w:lang w:val="en-GB"/>
          </w:rPr>
          <w:t>the</w:t>
        </w:r>
        <w:r w:rsidRPr="002A3B2A">
          <w:rPr>
            <w:rFonts w:ascii="Times New Roman" w:hAnsi="Times New Roman" w:cs="Times New Roman"/>
            <w:lang w:val="en-GB"/>
          </w:rPr>
          <w:t xml:space="preserve"> </w:t>
        </w:r>
      </w:ins>
      <w:r w:rsidR="00784445" w:rsidRPr="002A3B2A">
        <w:rPr>
          <w:rFonts w:ascii="Times New Roman" w:hAnsi="Times New Roman" w:cs="Times New Roman"/>
          <w:lang w:val="en-GB"/>
        </w:rPr>
        <w:t xml:space="preserve">observed seasonal variation in egg size </w:t>
      </w:r>
      <w:del w:id="350" w:author="Clemens" w:date="2021-05-05T15:10:00Z">
        <w:r w:rsidR="00784445" w:rsidRPr="002A3B2A" w:rsidDel="004946AC">
          <w:rPr>
            <w:rFonts w:ascii="Times New Roman" w:hAnsi="Times New Roman" w:cs="Times New Roman"/>
            <w:lang w:val="en-GB"/>
          </w:rPr>
          <w:delText>might be explained by a combination of</w:delText>
        </w:r>
      </w:del>
      <w:ins w:id="351" w:author="Clemens" w:date="2021-05-05T15:10:00Z">
        <w:r w:rsidR="004946AC">
          <w:rPr>
            <w:rFonts w:ascii="Times New Roman" w:hAnsi="Times New Roman" w:cs="Times New Roman"/>
            <w:lang w:val="en-GB"/>
          </w:rPr>
          <w:t xml:space="preserve">are a result of </w:t>
        </w:r>
      </w:ins>
      <w:del w:id="352" w:author="Clemens" w:date="2021-05-05T15:10:00Z">
        <w:r w:rsidR="00784445" w:rsidRPr="002A3B2A" w:rsidDel="004946AC">
          <w:rPr>
            <w:rFonts w:ascii="Times New Roman" w:hAnsi="Times New Roman" w:cs="Times New Roman"/>
            <w:lang w:val="en-GB"/>
          </w:rPr>
          <w:delText xml:space="preserve"> </w:delText>
        </w:r>
      </w:del>
      <w:r w:rsidR="00784445" w:rsidRPr="002A3B2A">
        <w:rPr>
          <w:rFonts w:ascii="Times New Roman" w:hAnsi="Times New Roman" w:cs="Times New Roman"/>
          <w:lang w:val="en-GB"/>
        </w:rPr>
        <w:t xml:space="preserve">mating strategy and environmental </w:t>
      </w:r>
      <w:del w:id="353" w:author="Clemens" w:date="2021-05-05T15:11:00Z">
        <w:r w:rsidR="00784445" w:rsidRPr="002A3B2A" w:rsidDel="004946AC">
          <w:rPr>
            <w:rFonts w:ascii="Times New Roman" w:hAnsi="Times New Roman" w:cs="Times New Roman"/>
            <w:lang w:val="en-GB"/>
          </w:rPr>
          <w:delText>constraints</w:delText>
        </w:r>
      </w:del>
      <w:ins w:id="354" w:author="Clemens" w:date="2021-05-05T15:11:00Z">
        <w:r w:rsidR="004946AC" w:rsidRPr="002A3B2A">
          <w:rPr>
            <w:rFonts w:ascii="Times New Roman" w:hAnsi="Times New Roman" w:cs="Times New Roman"/>
            <w:lang w:val="en-GB"/>
          </w:rPr>
          <w:t>con</w:t>
        </w:r>
        <w:r w:rsidR="004946AC">
          <w:rPr>
            <w:rFonts w:ascii="Times New Roman" w:hAnsi="Times New Roman" w:cs="Times New Roman"/>
            <w:lang w:val="en-GB"/>
          </w:rPr>
          <w:t>ditions that both favour early breeders</w:t>
        </w:r>
      </w:ins>
      <w:r w:rsidR="00784445" w:rsidRPr="002A3B2A">
        <w:rPr>
          <w:rFonts w:ascii="Times New Roman" w:hAnsi="Times New Roman" w:cs="Times New Roman"/>
          <w:lang w:val="en-GB"/>
        </w:rPr>
        <w:t xml:space="preserve">. </w:t>
      </w:r>
      <w:del w:id="355" w:author="Clemens" w:date="2021-05-05T15:25:00Z">
        <w:r w:rsidR="00784445" w:rsidRPr="002A3B2A" w:rsidDel="006D0E78">
          <w:rPr>
            <w:rFonts w:ascii="Times New Roman" w:hAnsi="Times New Roman" w:cs="Times New Roman"/>
            <w:lang w:val="en-GB"/>
          </w:rPr>
          <w:delText>Polyandrous females generally</w:delText>
        </w:r>
      </w:del>
      <w:ins w:id="356" w:author="Clemens" w:date="2021-05-05T15:25:00Z">
        <w:r w:rsidR="006D0E78">
          <w:rPr>
            <w:rFonts w:ascii="Times New Roman" w:hAnsi="Times New Roman" w:cs="Times New Roman"/>
            <w:lang w:val="en-GB"/>
          </w:rPr>
          <w:t>Clut</w:t>
        </w:r>
      </w:ins>
      <w:ins w:id="357" w:author="Clemens" w:date="2021-05-05T15:26:00Z">
        <w:r w:rsidR="006D0E78">
          <w:rPr>
            <w:rFonts w:ascii="Times New Roman" w:hAnsi="Times New Roman" w:cs="Times New Roman"/>
            <w:lang w:val="en-GB"/>
          </w:rPr>
          <w:t>ches</w:t>
        </w:r>
      </w:ins>
      <w:r w:rsidR="00784445" w:rsidRPr="002A3B2A">
        <w:rPr>
          <w:rFonts w:ascii="Times New Roman" w:hAnsi="Times New Roman" w:cs="Times New Roman"/>
          <w:lang w:val="en-GB"/>
        </w:rPr>
        <w:t xml:space="preserve"> produced early</w:t>
      </w:r>
      <w:del w:id="358" w:author="Clemens" w:date="2021-05-05T15:26:00Z">
        <w:r w:rsidR="00784445" w:rsidRPr="002A3B2A" w:rsidDel="006D0E78">
          <w:rPr>
            <w:rFonts w:ascii="Times New Roman" w:hAnsi="Times New Roman" w:cs="Times New Roman"/>
            <w:lang w:val="en-GB"/>
          </w:rPr>
          <w:delText>-</w:delText>
        </w:r>
      </w:del>
      <w:r w:rsidR="00784445" w:rsidRPr="002A3B2A">
        <w:rPr>
          <w:rFonts w:ascii="Times New Roman" w:hAnsi="Times New Roman" w:cs="Times New Roman"/>
          <w:lang w:val="en-GB"/>
        </w:rPr>
        <w:t xml:space="preserve"> and late</w:t>
      </w:r>
      <w:ins w:id="359" w:author="Clemens" w:date="2021-05-05T15:26:00Z">
        <w:r w:rsidR="006D0E78">
          <w:rPr>
            <w:rFonts w:ascii="Times New Roman" w:hAnsi="Times New Roman" w:cs="Times New Roman"/>
            <w:lang w:val="en-GB"/>
          </w:rPr>
          <w:t xml:space="preserve"> during the </w:t>
        </w:r>
      </w:ins>
      <w:del w:id="360" w:author="Clemens" w:date="2021-05-05T15:26:00Z">
        <w:r w:rsidR="00784445" w:rsidRPr="002A3B2A" w:rsidDel="006D0E78">
          <w:rPr>
            <w:rFonts w:ascii="Times New Roman" w:hAnsi="Times New Roman" w:cs="Times New Roman"/>
            <w:lang w:val="en-GB"/>
          </w:rPr>
          <w:delText>-</w:delText>
        </w:r>
      </w:del>
      <w:r w:rsidR="00784445" w:rsidRPr="002A3B2A">
        <w:rPr>
          <w:rFonts w:ascii="Times New Roman" w:hAnsi="Times New Roman" w:cs="Times New Roman"/>
          <w:lang w:val="en-GB"/>
        </w:rPr>
        <w:t xml:space="preserve">season </w:t>
      </w:r>
      <w:del w:id="361" w:author="Clemens" w:date="2021-05-05T15:26:00Z">
        <w:r w:rsidR="00784445" w:rsidRPr="002A3B2A" w:rsidDel="006D0E78">
          <w:rPr>
            <w:rFonts w:ascii="Times New Roman" w:hAnsi="Times New Roman" w:cs="Times New Roman"/>
            <w:lang w:val="en-GB"/>
          </w:rPr>
          <w:delText xml:space="preserve">clutches </w:delText>
        </w:r>
      </w:del>
      <w:ins w:id="362" w:author="Clemens" w:date="2021-05-05T15:26:00Z">
        <w:r w:rsidR="006D0E78">
          <w:rPr>
            <w:rFonts w:ascii="Times New Roman" w:hAnsi="Times New Roman" w:cs="Times New Roman"/>
            <w:lang w:val="en-GB"/>
          </w:rPr>
          <w:t>generally</w:t>
        </w:r>
      </w:ins>
      <w:ins w:id="363" w:author="Clemens" w:date="2021-05-05T14:58:00Z">
        <w:r>
          <w:rPr>
            <w:rFonts w:ascii="Times New Roman" w:hAnsi="Times New Roman" w:cs="Times New Roman"/>
            <w:lang w:val="en-GB"/>
          </w:rPr>
          <w:t xml:space="preserve"> contained smaller eggs </w:t>
        </w:r>
      </w:ins>
      <w:r w:rsidR="00784445" w:rsidRPr="002A3B2A">
        <w:rPr>
          <w:rFonts w:ascii="Times New Roman" w:hAnsi="Times New Roman" w:cs="Times New Roman"/>
          <w:lang w:val="en-GB"/>
        </w:rPr>
        <w:t>(</w:t>
      </w:r>
      <w:r w:rsidR="00784445" w:rsidRPr="002A3B2A">
        <w:rPr>
          <w:rFonts w:ascii="Times New Roman" w:hAnsi="Times New Roman" w:cs="Times New Roman"/>
          <w:highlight w:val="yellow"/>
          <w:lang w:val="en-GB"/>
        </w:rPr>
        <w:t>Fig. 5</w:t>
      </w:r>
      <w:r w:rsidR="00784445" w:rsidRPr="002A3B2A">
        <w:rPr>
          <w:rFonts w:ascii="Times New Roman" w:hAnsi="Times New Roman" w:cs="Times New Roman"/>
          <w:lang w:val="en-GB"/>
        </w:rPr>
        <w:t xml:space="preserve">). </w:t>
      </w:r>
      <w:del w:id="364" w:author="Clemens" w:date="2021-05-05T14:58:00Z">
        <w:r w:rsidR="00784445" w:rsidRPr="002A3B2A" w:rsidDel="00DE6EB2">
          <w:rPr>
            <w:rFonts w:ascii="Times New Roman" w:hAnsi="Times New Roman" w:cs="Times New Roman"/>
            <w:lang w:val="en-GB"/>
          </w:rPr>
          <w:delText>This indicate</w:delText>
        </w:r>
      </w:del>
      <w:del w:id="365" w:author="Clemens" w:date="2021-05-05T14:42:00Z">
        <w:r w:rsidR="00784445" w:rsidRPr="002A3B2A" w:rsidDel="0023392D">
          <w:rPr>
            <w:rFonts w:ascii="Times New Roman" w:hAnsi="Times New Roman" w:cs="Times New Roman"/>
            <w:lang w:val="en-GB"/>
          </w:rPr>
          <w:delText>s</w:delText>
        </w:r>
      </w:del>
      <w:del w:id="366" w:author="Clemens" w:date="2021-05-05T14:58:00Z">
        <w:r w:rsidR="00784445" w:rsidRPr="002A3B2A" w:rsidDel="00DE6EB2">
          <w:rPr>
            <w:rFonts w:ascii="Times New Roman" w:hAnsi="Times New Roman" w:cs="Times New Roman"/>
            <w:lang w:val="en-GB"/>
          </w:rPr>
          <w:delText xml:space="preserve"> that polyandrous females trade-off egg </w:delText>
        </w:r>
      </w:del>
      <w:del w:id="367" w:author="Clemens" w:date="2021-05-05T14:42:00Z">
        <w:r w:rsidR="00CA7B00" w:rsidRPr="002A3B2A" w:rsidDel="0023392D">
          <w:rPr>
            <w:rFonts w:ascii="Times New Roman" w:hAnsi="Times New Roman" w:cs="Times New Roman"/>
            <w:lang w:val="en-GB"/>
          </w:rPr>
          <w:delText>quality</w:delText>
        </w:r>
        <w:r w:rsidR="00784445" w:rsidRPr="002A3B2A" w:rsidDel="0023392D">
          <w:rPr>
            <w:rFonts w:ascii="Times New Roman" w:hAnsi="Times New Roman" w:cs="Times New Roman"/>
            <w:lang w:val="en-GB"/>
          </w:rPr>
          <w:delText xml:space="preserve"> </w:delText>
        </w:r>
      </w:del>
      <w:del w:id="368" w:author="Clemens" w:date="2021-05-05T14:58:00Z">
        <w:r w:rsidR="00784445" w:rsidRPr="002A3B2A" w:rsidDel="00DE6EB2">
          <w:rPr>
            <w:rFonts w:ascii="Times New Roman" w:hAnsi="Times New Roman" w:cs="Times New Roman"/>
            <w:lang w:val="en-GB"/>
          </w:rPr>
          <w:delText xml:space="preserve">with </w:delText>
        </w:r>
      </w:del>
      <w:del w:id="369" w:author="Clemens" w:date="2021-05-05T14:43:00Z">
        <w:r w:rsidR="00CA7B00" w:rsidRPr="002A3B2A" w:rsidDel="0023392D">
          <w:rPr>
            <w:rFonts w:ascii="Times New Roman" w:hAnsi="Times New Roman" w:cs="Times New Roman"/>
            <w:lang w:val="en-GB"/>
          </w:rPr>
          <w:delText>mating multiply</w:delText>
        </w:r>
      </w:del>
      <w:del w:id="370" w:author="Clemens" w:date="2021-05-05T14:58:00Z">
        <w:r w:rsidR="00784445" w:rsidRPr="002A3B2A" w:rsidDel="00DE6EB2">
          <w:rPr>
            <w:rFonts w:ascii="Times New Roman" w:hAnsi="Times New Roman" w:cs="Times New Roman"/>
            <w:lang w:val="en-GB"/>
          </w:rPr>
          <w:delText xml:space="preserve">. </w:delText>
        </w:r>
      </w:del>
      <w:del w:id="371" w:author="Clemens" w:date="2021-05-05T14:59:00Z">
        <w:r w:rsidR="00784445" w:rsidRPr="002A3B2A" w:rsidDel="00DE6EB2">
          <w:rPr>
            <w:rFonts w:ascii="Times New Roman" w:hAnsi="Times New Roman" w:cs="Times New Roman"/>
            <w:lang w:val="en-GB"/>
          </w:rPr>
          <w:delText xml:space="preserve">The seasonal variation could represent a trade-off between a female’s capacity to build up </w:delText>
        </w:r>
      </w:del>
      <w:ins w:id="372" w:author="Clemens" w:date="2021-05-05T15:11:00Z">
        <w:r w:rsidR="006F1356">
          <w:rPr>
            <w:rFonts w:ascii="Times New Roman" w:hAnsi="Times New Roman" w:cs="Times New Roman"/>
            <w:lang w:val="en-GB"/>
          </w:rPr>
          <w:t>Although</w:t>
        </w:r>
      </w:ins>
      <w:ins w:id="373" w:author="Clemens" w:date="2021-05-05T15:00:00Z">
        <w:r>
          <w:rPr>
            <w:rFonts w:ascii="Times New Roman" w:hAnsi="Times New Roman" w:cs="Times New Roman"/>
            <w:lang w:val="en-GB"/>
          </w:rPr>
          <w:t xml:space="preserve"> e</w:t>
        </w:r>
      </w:ins>
      <w:ins w:id="374" w:author="Clemens" w:date="2021-05-05T14:59:00Z">
        <w:r>
          <w:rPr>
            <w:rFonts w:ascii="Times New Roman" w:hAnsi="Times New Roman" w:cs="Times New Roman"/>
            <w:lang w:val="en-GB"/>
          </w:rPr>
          <w:t xml:space="preserve">arly breeding </w:t>
        </w:r>
      </w:ins>
      <w:ins w:id="375" w:author="Clemens" w:date="2021-05-05T15:11:00Z">
        <w:r w:rsidR="006F1356">
          <w:rPr>
            <w:rFonts w:ascii="Times New Roman" w:hAnsi="Times New Roman" w:cs="Times New Roman"/>
            <w:lang w:val="en-GB"/>
          </w:rPr>
          <w:t xml:space="preserve">by females </w:t>
        </w:r>
      </w:ins>
      <w:ins w:id="376" w:author="Clemens" w:date="2021-05-05T15:00:00Z">
        <w:r>
          <w:rPr>
            <w:rFonts w:ascii="Times New Roman" w:hAnsi="Times New Roman" w:cs="Times New Roman"/>
            <w:lang w:val="en-GB"/>
          </w:rPr>
          <w:t>is constrained by obtaining</w:t>
        </w:r>
      </w:ins>
      <w:ins w:id="377" w:author="Clemens" w:date="2021-05-05T14:59:00Z">
        <w:r>
          <w:rPr>
            <w:rFonts w:ascii="Times New Roman" w:hAnsi="Times New Roman" w:cs="Times New Roman"/>
            <w:lang w:val="en-GB"/>
          </w:rPr>
          <w:t xml:space="preserve"> </w:t>
        </w:r>
      </w:ins>
      <w:r w:rsidR="00784445" w:rsidRPr="002A3B2A">
        <w:rPr>
          <w:rFonts w:ascii="Times New Roman" w:hAnsi="Times New Roman" w:cs="Times New Roman"/>
          <w:lang w:val="en-GB"/>
        </w:rPr>
        <w:t xml:space="preserve">adequate energy reserves for egg </w:t>
      </w:r>
      <w:del w:id="378" w:author="Clemens" w:date="2021-05-05T15:00:00Z">
        <w:r w:rsidR="00784445" w:rsidRPr="002A3B2A" w:rsidDel="00DE6EB2">
          <w:rPr>
            <w:rFonts w:ascii="Times New Roman" w:hAnsi="Times New Roman" w:cs="Times New Roman"/>
            <w:lang w:val="en-GB"/>
          </w:rPr>
          <w:delText>volume investment</w:delText>
        </w:r>
      </w:del>
      <w:ins w:id="379" w:author="Clemens" w:date="2021-05-05T15:00:00Z">
        <w:r>
          <w:rPr>
            <w:rFonts w:ascii="Times New Roman" w:hAnsi="Times New Roman" w:cs="Times New Roman"/>
            <w:lang w:val="en-GB"/>
          </w:rPr>
          <w:t>production</w:t>
        </w:r>
      </w:ins>
      <w:ins w:id="380" w:author="Clemens" w:date="2021-05-05T15:12:00Z">
        <w:r w:rsidR="006F1356">
          <w:rPr>
            <w:rFonts w:ascii="Times New Roman" w:hAnsi="Times New Roman" w:cs="Times New Roman"/>
            <w:lang w:val="en-GB"/>
          </w:rPr>
          <w:t>, it</w:t>
        </w:r>
      </w:ins>
      <w:r w:rsidR="00784445" w:rsidRPr="002A3B2A">
        <w:rPr>
          <w:rFonts w:ascii="Times New Roman" w:hAnsi="Times New Roman" w:cs="Times New Roman"/>
          <w:lang w:val="en-GB"/>
        </w:rPr>
        <w:t xml:space="preserve"> </w:t>
      </w:r>
      <w:del w:id="381" w:author="Clemens" w:date="2021-05-05T15:01:00Z">
        <w:r w:rsidR="00784445" w:rsidRPr="002A3B2A" w:rsidDel="00DE6EB2">
          <w:rPr>
            <w:rFonts w:ascii="Times New Roman" w:hAnsi="Times New Roman" w:cs="Times New Roman"/>
            <w:lang w:val="en-GB"/>
          </w:rPr>
          <w:delText>while also attempting to breed early enough in order to</w:delText>
        </w:r>
      </w:del>
      <w:ins w:id="382" w:author="Clemens" w:date="2021-05-05T15:01:00Z">
        <w:r>
          <w:rPr>
            <w:rFonts w:ascii="Times New Roman" w:hAnsi="Times New Roman" w:cs="Times New Roman"/>
            <w:lang w:val="en-GB"/>
          </w:rPr>
          <w:t xml:space="preserve"> provides a head start in the scramble competition for mates and</w:t>
        </w:r>
      </w:ins>
      <w:r w:rsidR="00784445" w:rsidRPr="002A3B2A">
        <w:rPr>
          <w:rFonts w:ascii="Times New Roman" w:hAnsi="Times New Roman" w:cs="Times New Roman"/>
          <w:lang w:val="en-GB"/>
        </w:rPr>
        <w:t xml:space="preserve"> allow</w:t>
      </w:r>
      <w:ins w:id="383" w:author="Clemens" w:date="2021-05-05T15:01:00Z">
        <w:r w:rsidR="004946AC">
          <w:rPr>
            <w:rFonts w:ascii="Times New Roman" w:hAnsi="Times New Roman" w:cs="Times New Roman"/>
            <w:lang w:val="en-GB"/>
          </w:rPr>
          <w:t>s</w:t>
        </w:r>
      </w:ins>
      <w:del w:id="384" w:author="Clemens" w:date="2021-05-05T15:01:00Z">
        <w:r w:rsidR="00784445" w:rsidRPr="002A3B2A" w:rsidDel="004946AC">
          <w:rPr>
            <w:rFonts w:ascii="Times New Roman" w:hAnsi="Times New Roman" w:cs="Times New Roman"/>
            <w:lang w:val="en-GB"/>
          </w:rPr>
          <w:delText xml:space="preserve"> time for</w:delText>
        </w:r>
      </w:del>
      <w:r w:rsidR="00784445" w:rsidRPr="002A3B2A">
        <w:rPr>
          <w:rFonts w:ascii="Times New Roman" w:hAnsi="Times New Roman" w:cs="Times New Roman"/>
          <w:lang w:val="en-GB"/>
        </w:rPr>
        <w:t xml:space="preserve"> </w:t>
      </w:r>
      <w:ins w:id="385" w:author="Clemens" w:date="2021-05-05T15:02:00Z">
        <w:r w:rsidR="004946AC">
          <w:rPr>
            <w:rFonts w:ascii="Times New Roman" w:hAnsi="Times New Roman" w:cs="Times New Roman"/>
            <w:lang w:val="en-GB"/>
          </w:rPr>
          <w:t xml:space="preserve">these females to exploit </w:t>
        </w:r>
      </w:ins>
      <w:r w:rsidR="00784445" w:rsidRPr="002A3B2A">
        <w:rPr>
          <w:rFonts w:ascii="Times New Roman" w:hAnsi="Times New Roman" w:cs="Times New Roman"/>
          <w:lang w:val="en-GB"/>
        </w:rPr>
        <w:t xml:space="preserve">sequential mating opportunities later in the season. </w:t>
      </w:r>
      <w:ins w:id="386" w:author="Clemens" w:date="2021-05-05T15:26:00Z">
        <w:r w:rsidR="006D0E78">
          <w:rPr>
            <w:rFonts w:ascii="Times New Roman" w:hAnsi="Times New Roman" w:cs="Times New Roman"/>
            <w:lang w:val="en-GB"/>
          </w:rPr>
          <w:t xml:space="preserve">Note that </w:t>
        </w:r>
      </w:ins>
      <w:ins w:id="387" w:author="Clemens" w:date="2021-05-05T15:27:00Z">
        <w:r w:rsidR="006D0E78">
          <w:rPr>
            <w:rFonts w:ascii="Times New Roman" w:hAnsi="Times New Roman" w:cs="Times New Roman"/>
            <w:lang w:val="en-GB"/>
          </w:rPr>
          <w:t>nest failures may put early females on a monogamous tra</w:t>
        </w:r>
      </w:ins>
      <w:ins w:id="388" w:author="Clemens" w:date="2021-05-05T15:28:00Z">
        <w:r w:rsidR="006D0E78">
          <w:rPr>
            <w:rFonts w:ascii="Times New Roman" w:hAnsi="Times New Roman" w:cs="Times New Roman"/>
            <w:lang w:val="en-GB"/>
          </w:rPr>
          <w:t>jectory as re-nesting after nest loss always happens with the same mate (</w:t>
        </w:r>
        <w:proofErr w:type="spellStart"/>
        <w:r w:rsidR="006D0E78">
          <w:rPr>
            <w:rFonts w:ascii="Times New Roman" w:hAnsi="Times New Roman" w:cs="Times New Roman"/>
            <w:lang w:val="en-GB"/>
          </w:rPr>
          <w:t>Halimubeke</w:t>
        </w:r>
        <w:proofErr w:type="spellEnd"/>
        <w:r w:rsidR="006D0E78">
          <w:rPr>
            <w:rFonts w:ascii="Times New Roman" w:hAnsi="Times New Roman" w:cs="Times New Roman"/>
            <w:lang w:val="en-GB"/>
          </w:rPr>
          <w:t xml:space="preserve"> et</w:t>
        </w:r>
      </w:ins>
      <w:ins w:id="389" w:author="Clemens" w:date="2021-05-05T15:29:00Z">
        <w:r w:rsidR="006D0E78">
          <w:rPr>
            <w:rFonts w:ascii="Times New Roman" w:hAnsi="Times New Roman" w:cs="Times New Roman"/>
            <w:lang w:val="en-GB"/>
          </w:rPr>
          <w:t xml:space="preserve"> al. 2019). However,</w:t>
        </w:r>
      </w:ins>
      <w:ins w:id="390" w:author="Clemens" w:date="2021-05-05T15:14:00Z">
        <w:r w:rsidR="006F1356">
          <w:rPr>
            <w:rFonts w:ascii="Times New Roman" w:hAnsi="Times New Roman" w:cs="Times New Roman"/>
            <w:lang w:val="en-GB"/>
          </w:rPr>
          <w:t xml:space="preserve"> </w:t>
        </w:r>
      </w:ins>
      <w:ins w:id="391" w:author="Clemens" w:date="2021-05-05T15:30:00Z">
        <w:r w:rsidR="006D0E78">
          <w:rPr>
            <w:rFonts w:ascii="Times New Roman" w:hAnsi="Times New Roman" w:cs="Times New Roman"/>
            <w:lang w:val="en-GB"/>
          </w:rPr>
          <w:t xml:space="preserve">if the clutch is successful, early breeding </w:t>
        </w:r>
      </w:ins>
      <w:ins w:id="392" w:author="Clemens" w:date="2021-05-05T15:14:00Z">
        <w:r w:rsidR="006F1356">
          <w:rPr>
            <w:rFonts w:ascii="Times New Roman" w:hAnsi="Times New Roman" w:cs="Times New Roman"/>
            <w:lang w:val="en-GB"/>
          </w:rPr>
          <w:t xml:space="preserve">females almost always desert </w:t>
        </w:r>
      </w:ins>
      <w:ins w:id="393" w:author="Clemens" w:date="2021-05-05T15:26:00Z">
        <w:r w:rsidR="006D0E78">
          <w:rPr>
            <w:rFonts w:ascii="Times New Roman" w:hAnsi="Times New Roman" w:cs="Times New Roman"/>
            <w:lang w:val="en-GB"/>
          </w:rPr>
          <w:t>b</w:t>
        </w:r>
      </w:ins>
      <w:ins w:id="394" w:author="Clemens" w:date="2021-05-05T15:27:00Z">
        <w:r w:rsidR="006D0E78">
          <w:rPr>
            <w:rFonts w:ascii="Times New Roman" w:hAnsi="Times New Roman" w:cs="Times New Roman"/>
            <w:lang w:val="en-GB"/>
          </w:rPr>
          <w:t xml:space="preserve">roods from </w:t>
        </w:r>
      </w:ins>
      <w:ins w:id="395" w:author="Clemens" w:date="2021-05-05T15:15:00Z">
        <w:r w:rsidR="006F1356">
          <w:rPr>
            <w:rFonts w:ascii="Times New Roman" w:hAnsi="Times New Roman" w:cs="Times New Roman"/>
            <w:lang w:val="en-GB"/>
          </w:rPr>
          <w:t>early within a few days of hatching (</w:t>
        </w:r>
        <w:proofErr w:type="spellStart"/>
        <w:r w:rsidR="006F1356">
          <w:rPr>
            <w:rFonts w:ascii="Times New Roman" w:hAnsi="Times New Roman" w:cs="Times New Roman"/>
            <w:lang w:val="en-GB"/>
          </w:rPr>
          <w:t>Kupán</w:t>
        </w:r>
        <w:proofErr w:type="spellEnd"/>
        <w:r w:rsidR="006F1356">
          <w:rPr>
            <w:rFonts w:ascii="Times New Roman" w:hAnsi="Times New Roman" w:cs="Times New Roman"/>
            <w:lang w:val="en-GB"/>
          </w:rPr>
          <w:t xml:space="preserve"> et al. 2021) and will </w:t>
        </w:r>
      </w:ins>
      <w:ins w:id="396" w:author="Clemens" w:date="2021-05-05T15:30:00Z">
        <w:r w:rsidR="006D0E78">
          <w:rPr>
            <w:rFonts w:ascii="Times New Roman" w:hAnsi="Times New Roman" w:cs="Times New Roman"/>
            <w:lang w:val="en-GB"/>
          </w:rPr>
          <w:t xml:space="preserve">become </w:t>
        </w:r>
      </w:ins>
      <w:ins w:id="397" w:author="Clemens" w:date="2021-05-05T15:31:00Z">
        <w:r w:rsidR="006D0E78">
          <w:rPr>
            <w:rFonts w:ascii="Times New Roman" w:hAnsi="Times New Roman" w:cs="Times New Roman"/>
            <w:lang w:val="en-GB"/>
          </w:rPr>
          <w:t>polyandrous</w:t>
        </w:r>
      </w:ins>
      <w:ins w:id="398" w:author="Clemens" w:date="2021-05-05T15:16:00Z">
        <w:r w:rsidR="006F1356">
          <w:rPr>
            <w:rFonts w:ascii="Times New Roman" w:hAnsi="Times New Roman" w:cs="Times New Roman"/>
            <w:lang w:val="en-GB"/>
          </w:rPr>
          <w:t xml:space="preserve">. </w:t>
        </w:r>
      </w:ins>
      <w:del w:id="399" w:author="Clemens" w:date="2021-05-05T15:12:00Z">
        <w:r w:rsidR="00784445" w:rsidRPr="002A3B2A" w:rsidDel="006F1356">
          <w:rPr>
            <w:rFonts w:ascii="Times New Roman" w:hAnsi="Times New Roman" w:cs="Times New Roman"/>
            <w:lang w:val="en-GB"/>
          </w:rPr>
          <w:delText xml:space="preserve">At </w:delText>
        </w:r>
      </w:del>
      <w:ins w:id="400" w:author="Clemens" w:date="2021-05-05T15:12:00Z">
        <w:r w:rsidR="006F1356">
          <w:rPr>
            <w:rFonts w:ascii="Times New Roman" w:hAnsi="Times New Roman" w:cs="Times New Roman"/>
            <w:lang w:val="en-GB"/>
          </w:rPr>
          <w:t>The small egg size at</w:t>
        </w:r>
        <w:r w:rsidR="006F1356" w:rsidRPr="002A3B2A">
          <w:rPr>
            <w:rFonts w:ascii="Times New Roman" w:hAnsi="Times New Roman" w:cs="Times New Roman"/>
            <w:lang w:val="en-GB"/>
          </w:rPr>
          <w:t xml:space="preserve"> </w:t>
        </w:r>
      </w:ins>
      <w:r w:rsidR="00784445" w:rsidRPr="002A3B2A">
        <w:rPr>
          <w:rFonts w:ascii="Times New Roman" w:hAnsi="Times New Roman" w:cs="Times New Roman"/>
          <w:lang w:val="en-GB"/>
        </w:rPr>
        <w:t>the end of the season</w:t>
      </w:r>
      <w:ins w:id="401" w:author="Clemens" w:date="2021-05-05T15:12:00Z">
        <w:r w:rsidR="006F1356">
          <w:rPr>
            <w:rFonts w:ascii="Times New Roman" w:hAnsi="Times New Roman" w:cs="Times New Roman"/>
            <w:lang w:val="en-GB"/>
          </w:rPr>
          <w:t xml:space="preserve"> can be explained by</w:t>
        </w:r>
      </w:ins>
      <w:del w:id="402" w:author="Clemens" w:date="2021-05-05T15:12:00Z">
        <w:r w:rsidR="00784445" w:rsidRPr="002A3B2A" w:rsidDel="006F1356">
          <w:rPr>
            <w:rFonts w:ascii="Times New Roman" w:hAnsi="Times New Roman" w:cs="Times New Roman"/>
            <w:lang w:val="en-GB"/>
          </w:rPr>
          <w:delText>,</w:delText>
        </w:r>
      </w:del>
      <w:r w:rsidR="00784445" w:rsidRPr="002A3B2A">
        <w:rPr>
          <w:rFonts w:ascii="Times New Roman" w:hAnsi="Times New Roman" w:cs="Times New Roman"/>
          <w:lang w:val="en-GB"/>
        </w:rPr>
        <w:t xml:space="preserve"> late nesting females </w:t>
      </w:r>
      <w:del w:id="403" w:author="Clemens" w:date="2021-05-05T15:12:00Z">
        <w:r w:rsidR="00784445" w:rsidRPr="002A3B2A" w:rsidDel="006F1356">
          <w:rPr>
            <w:rFonts w:ascii="Times New Roman" w:hAnsi="Times New Roman" w:cs="Times New Roman"/>
            <w:lang w:val="en-GB"/>
          </w:rPr>
          <w:delText xml:space="preserve">are </w:delText>
        </w:r>
      </w:del>
      <w:ins w:id="404" w:author="Clemens" w:date="2021-05-05T15:12:00Z">
        <w:r w:rsidR="006F1356">
          <w:rPr>
            <w:rFonts w:ascii="Times New Roman" w:hAnsi="Times New Roman" w:cs="Times New Roman"/>
            <w:lang w:val="en-GB"/>
          </w:rPr>
          <w:t>being</w:t>
        </w:r>
        <w:r w:rsidR="006F1356" w:rsidRPr="002A3B2A">
          <w:rPr>
            <w:rFonts w:ascii="Times New Roman" w:hAnsi="Times New Roman" w:cs="Times New Roman"/>
            <w:lang w:val="en-GB"/>
          </w:rPr>
          <w:t xml:space="preserve"> </w:t>
        </w:r>
      </w:ins>
      <w:r w:rsidR="00784445" w:rsidRPr="002A3B2A">
        <w:rPr>
          <w:rFonts w:ascii="Times New Roman" w:hAnsi="Times New Roman" w:cs="Times New Roman"/>
          <w:lang w:val="en-GB"/>
        </w:rPr>
        <w:t xml:space="preserve">under a tight schedule </w:t>
      </w:r>
      <w:del w:id="405" w:author="Clemens" w:date="2021-05-05T15:03:00Z">
        <w:r w:rsidR="00784445" w:rsidRPr="002A3B2A" w:rsidDel="004946AC">
          <w:rPr>
            <w:rFonts w:ascii="Times New Roman" w:hAnsi="Times New Roman" w:cs="Times New Roman"/>
            <w:lang w:val="en-GB"/>
          </w:rPr>
          <w:delText>for producing sequential clutches rapidly before</w:delText>
        </w:r>
      </w:del>
      <w:ins w:id="406" w:author="Clemens" w:date="2021-05-05T15:03:00Z">
        <w:r w:rsidR="004946AC">
          <w:rPr>
            <w:rFonts w:ascii="Times New Roman" w:hAnsi="Times New Roman" w:cs="Times New Roman"/>
            <w:lang w:val="en-GB"/>
          </w:rPr>
          <w:t xml:space="preserve">to complete </w:t>
        </w:r>
      </w:ins>
      <w:ins w:id="407" w:author="Clemens" w:date="2021-05-05T15:13:00Z">
        <w:r w:rsidR="006F1356">
          <w:rPr>
            <w:rFonts w:ascii="Times New Roman" w:hAnsi="Times New Roman" w:cs="Times New Roman"/>
            <w:lang w:val="en-GB"/>
          </w:rPr>
          <w:t>nesting</w:t>
        </w:r>
      </w:ins>
      <w:ins w:id="408" w:author="Clemens" w:date="2021-05-05T15:03:00Z">
        <w:r w:rsidR="004946AC">
          <w:rPr>
            <w:rFonts w:ascii="Times New Roman" w:hAnsi="Times New Roman" w:cs="Times New Roman"/>
            <w:lang w:val="en-GB"/>
          </w:rPr>
          <w:t xml:space="preserve"> before</w:t>
        </w:r>
      </w:ins>
      <w:r w:rsidR="00784445" w:rsidRPr="002A3B2A">
        <w:rPr>
          <w:rFonts w:ascii="Times New Roman" w:hAnsi="Times New Roman" w:cs="Times New Roman"/>
          <w:lang w:val="en-GB"/>
        </w:rPr>
        <w:t xml:space="preserve"> impending high tides and precipitation flood the breeding grounds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&lt;citation&gt;&lt;priority&gt;70&lt;/priority&gt;&lt;uuid&gt;B02E49BB-9E5D-4413-B05D-CC97BE620ED2&lt;/uuid&gt;&lt;publications&gt;&lt;publication&gt;&lt;subtype&gt;400&lt;/subtype&gt;&lt;publisher&gt;BioMed Central&lt;/publisher&gt;&lt;title&gt;Nest initiation and flooding in response to season and semi-lunar spring tides in a ground-nesting shorebird.&lt;/title&gt;&lt;url&gt;https://frontiersinzoology.biomedcentral.com/articles/10.1186/s12983-019-0313-1&lt;/url&gt;&lt;volume&gt;16&lt;/volume&gt;&lt;publication_date&gt;99201900001200000000200000&lt;/publication_date&gt;&lt;uuid&gt;38AA2D79-9156-46CE-B5FE-DD4C64A89E93&lt;/uuid&gt;&lt;type&gt;400&lt;/type&gt;&lt;accepted_date&gt;99201904111200000000222000&lt;/accepted_date&gt;&lt;number&gt;1&lt;/number&gt;&lt;submission_date&gt;99201901251200000000222000&lt;/submission_date&gt;&lt;doi&gt;10.1186/s12983-019-0313-1&lt;/doi&gt;&lt;institution&gt;1Institute for Biology, University of Graz, Universitätsplatz 2, 8010 Graz, Austria.&lt;/institution&gt;&lt;startpage&gt;15&lt;/startpage&gt;&lt;endpage&gt;11&lt;/endpage&gt;&lt;bundle&gt;&lt;publication&gt;&lt;title&gt;Frontiers in Zoology&lt;/title&gt;&lt;uuid&gt;D7B559FE-B1F5-482F-95A0-C27A3CB4960C&lt;/uuid&gt;&lt;subtype&gt;-100&lt;/subtype&gt;&lt;publisher&gt;BioMed Central&lt;/publisher&gt;&lt;type&gt;-100&lt;/type&gt;&lt;/publication&gt;&lt;/bundle&gt;&lt;authors&gt;&lt;author&gt;&lt;lastName&gt;Plaschke&lt;/lastName&gt;&lt;firstName&gt;Silvia&lt;/firstName&gt;&lt;/author&gt;&lt;author&gt;&lt;lastName&gt;Bulla&lt;/lastName&gt;&lt;firstName&gt;Martin&lt;/firstName&gt;&lt;/author&gt;&lt;author&gt;&lt;lastName&gt;Cruz-López&lt;/lastName&gt;&lt;firstName&gt;Medardo&lt;/firstName&gt;&lt;/author&gt;&lt;author&gt;&lt;lastName&gt;Gómez del Ángel&lt;/lastName&gt;&lt;firstName&gt;Salvador&lt;/firstName&gt;&lt;/author&gt;&lt;author&gt;&lt;lastName&gt;Küpper&lt;/lastName&gt;&lt;firstName&gt;Clemen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(Plaschke </w:t>
      </w:r>
      <w:r w:rsidR="00472B4F">
        <w:rPr>
          <w:rFonts w:ascii="Times New Roman" w:hAnsi="Times New Roman" w:cs="Times New Roman"/>
          <w:i/>
          <w:iCs/>
        </w:rPr>
        <w:t>et al.</w:t>
      </w:r>
      <w:r w:rsidR="00472B4F">
        <w:rPr>
          <w:rFonts w:ascii="Times New Roman" w:hAnsi="Times New Roman" w:cs="Times New Roman"/>
        </w:rPr>
        <w:t>, 2019)</w:t>
      </w:r>
      <w:r w:rsidR="00A934CA">
        <w:rPr>
          <w:rFonts w:ascii="Times New Roman" w:hAnsi="Times New Roman" w:cs="Times New Roman"/>
        </w:rPr>
        <w:fldChar w:fldCharType="end"/>
      </w:r>
      <w:r w:rsidR="00784445" w:rsidRPr="002A3B2A">
        <w:rPr>
          <w:rFonts w:ascii="Times New Roman" w:hAnsi="Times New Roman" w:cs="Times New Roman"/>
          <w:lang w:val="en-GB"/>
        </w:rPr>
        <w:t xml:space="preserve">. </w:t>
      </w:r>
      <w:ins w:id="409" w:author="Clemens" w:date="2021-05-05T15:04:00Z">
        <w:r w:rsidR="004946AC">
          <w:rPr>
            <w:rFonts w:ascii="Times New Roman" w:hAnsi="Times New Roman" w:cs="Times New Roman"/>
            <w:lang w:val="en-GB"/>
          </w:rPr>
          <w:t xml:space="preserve">Females that initiate their first clutch later </w:t>
        </w:r>
      </w:ins>
      <w:ins w:id="410" w:author="Clemens" w:date="2021-05-05T15:05:00Z">
        <w:r w:rsidR="004946AC">
          <w:rPr>
            <w:rFonts w:ascii="Times New Roman" w:hAnsi="Times New Roman" w:cs="Times New Roman"/>
            <w:lang w:val="en-GB"/>
          </w:rPr>
          <w:t xml:space="preserve">have rarely the opportunity to breed a </w:t>
        </w:r>
        <w:r w:rsidR="004946AC">
          <w:rPr>
            <w:rFonts w:ascii="Times New Roman" w:hAnsi="Times New Roman" w:cs="Times New Roman"/>
            <w:lang w:val="en-GB"/>
          </w:rPr>
          <w:lastRenderedPageBreak/>
          <w:t xml:space="preserve">second time </w:t>
        </w:r>
      </w:ins>
      <w:ins w:id="411" w:author="Clemens" w:date="2021-05-05T15:06:00Z">
        <w:r w:rsidR="004946AC">
          <w:rPr>
            <w:rFonts w:ascii="Times New Roman" w:hAnsi="Times New Roman" w:cs="Times New Roman"/>
            <w:lang w:val="en-GB"/>
          </w:rPr>
          <w:t xml:space="preserve">successfully and therefore may rather invest more into the current clutch. </w:t>
        </w:r>
      </w:ins>
      <w:ins w:id="412" w:author="Clemens" w:date="2021-05-05T14:43:00Z">
        <w:r w:rsidR="0023392D">
          <w:rPr>
            <w:rFonts w:ascii="Times New Roman" w:hAnsi="Times New Roman" w:cs="Times New Roman"/>
            <w:lang w:val="en-GB"/>
          </w:rPr>
          <w:t xml:space="preserve">Egg size may also </w:t>
        </w:r>
      </w:ins>
      <w:ins w:id="413" w:author="Clemens" w:date="2021-05-05T14:44:00Z">
        <w:r w:rsidR="0023392D">
          <w:rPr>
            <w:rFonts w:ascii="Times New Roman" w:hAnsi="Times New Roman" w:cs="Times New Roman"/>
            <w:lang w:val="en-GB"/>
          </w:rPr>
          <w:t xml:space="preserve">be tied to the survival prospects of the young. </w:t>
        </w:r>
      </w:ins>
      <w:r w:rsidR="00784445" w:rsidRPr="002A3B2A">
        <w:rPr>
          <w:rFonts w:ascii="Times New Roman" w:hAnsi="Times New Roman" w:cs="Times New Roman"/>
          <w:lang w:val="en-GB"/>
        </w:rPr>
        <w:t xml:space="preserve">Notably, chick survival is especially high </w:t>
      </w:r>
      <w:r w:rsidR="00812715" w:rsidRPr="002A3B2A">
        <w:rPr>
          <w:rFonts w:ascii="Times New Roman" w:hAnsi="Times New Roman" w:cs="Times New Roman"/>
          <w:lang w:val="en-GB"/>
        </w:rPr>
        <w:t xml:space="preserve">for nests laid </w:t>
      </w:r>
      <w:r w:rsidR="00784445" w:rsidRPr="002A3B2A">
        <w:rPr>
          <w:rFonts w:ascii="Times New Roman" w:hAnsi="Times New Roman" w:cs="Times New Roman"/>
          <w:lang w:val="en-GB"/>
        </w:rPr>
        <w:t xml:space="preserve">at the beginning of the season </w:t>
      </w:r>
      <w:del w:id="414" w:author="Clemens" w:date="2021-05-05T14:44:00Z">
        <w:r w:rsidR="00812715" w:rsidRPr="002A3B2A" w:rsidDel="0023392D">
          <w:rPr>
            <w:rFonts w:ascii="Times New Roman" w:hAnsi="Times New Roman" w:cs="Times New Roman"/>
            <w:lang w:val="en-GB"/>
          </w:rPr>
          <w:delText>due to the peak</w:delText>
        </w:r>
      </w:del>
      <w:ins w:id="415" w:author="Clemens" w:date="2021-05-05T14:44:00Z">
        <w:r w:rsidR="0023392D">
          <w:rPr>
            <w:rFonts w:ascii="Times New Roman" w:hAnsi="Times New Roman" w:cs="Times New Roman"/>
            <w:lang w:val="en-GB"/>
          </w:rPr>
          <w:t>suggesting a higher</w:t>
        </w:r>
      </w:ins>
      <w:r w:rsidR="00812715" w:rsidRPr="002A3B2A">
        <w:rPr>
          <w:rFonts w:ascii="Times New Roman" w:hAnsi="Times New Roman" w:cs="Times New Roman"/>
          <w:lang w:val="en-GB"/>
        </w:rPr>
        <w:t xml:space="preserve"> resource availability </w:t>
      </w:r>
      <w:del w:id="416" w:author="Clemens" w:date="2021-05-05T14:44:00Z">
        <w:r w:rsidR="00812715" w:rsidRPr="002A3B2A" w:rsidDel="0023392D">
          <w:rPr>
            <w:rFonts w:ascii="Times New Roman" w:hAnsi="Times New Roman" w:cs="Times New Roman"/>
            <w:lang w:val="en-GB"/>
          </w:rPr>
          <w:delText>at hatching ~30 days after clutch completion</w:delText>
        </w:r>
      </w:del>
      <w:ins w:id="417" w:author="Clemens" w:date="2021-05-05T14:44:00Z">
        <w:r w:rsidR="0023392D">
          <w:rPr>
            <w:rFonts w:ascii="Times New Roman" w:hAnsi="Times New Roman" w:cs="Times New Roman"/>
            <w:lang w:val="en-GB"/>
          </w:rPr>
          <w:t xml:space="preserve">for chicks hatching </w:t>
        </w:r>
      </w:ins>
      <w:ins w:id="418" w:author="Clemens" w:date="2021-05-05T15:31:00Z">
        <w:r w:rsidR="006D0E78">
          <w:rPr>
            <w:rFonts w:ascii="Times New Roman" w:hAnsi="Times New Roman" w:cs="Times New Roman"/>
            <w:lang w:val="en-GB"/>
          </w:rPr>
          <w:t>from early clutches</w:t>
        </w:r>
      </w:ins>
      <w:r w:rsidR="00784445" w:rsidRPr="002A3B2A">
        <w:rPr>
          <w:rFonts w:ascii="Times New Roman" w:hAnsi="Times New Roman" w:cs="Times New Roman"/>
          <w:lang w:val="en-GB"/>
        </w:rPr>
        <w:t xml:space="preserve">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&lt;citation&gt;&lt;priority&gt;71&lt;/priority&gt;&lt;uuid&gt;A9076FB4-27D3-476D-BBB3-3BAAF8B87EE3&lt;/uuid&gt;&lt;publications&gt;&lt;publication&gt;&lt;subtype&gt;400&lt;/subtype&gt;&lt;title&gt;The plight of a plover: Viability of an important snowy plover population with flexible brood care in Mexico&lt;/title&gt;&lt;volume&gt;209&lt;/volume&gt;&lt;publication_date&gt;99201700001200000000200000&lt;/publication_date&gt;&lt;uuid&gt;70F5C4F6-6704-4B47-8960-245FE289AEB7&lt;/uuid&gt;&lt;type&gt;400&lt;/type&gt;&lt;startpage&gt;440-448&lt;/startpage&gt;&lt;bundle&gt;&lt;publication&gt;&lt;title&gt;Biological Conservation&lt;/title&gt;&lt;uuid&gt;9FB9F4EE-F362-4A7A-B9A7-1B743D9EF261&lt;/uuid&gt;&lt;subtype&gt;-100&lt;/subtype&gt;&lt;type&gt;-100&lt;/type&gt;&lt;/publication&gt;&lt;/bundle&gt;&lt;authors&gt;&lt;author&gt;&lt;lastName&gt;Cruz-López&lt;/lastName&gt;&lt;firstName&gt;Medardo&lt;/firstName&gt;&lt;/author&gt;&lt;author&gt;&lt;lastName&gt;Eberhart-Phillips&lt;/lastName&gt;&lt;firstName&gt;Luke&lt;/firstName&gt;&lt;middleNames&gt;J&lt;/middleNames&gt;&lt;/author&gt;&lt;author&gt;&lt;lastName&gt;Fernández&lt;/lastName&gt;&lt;firstName&gt;Guillermo&lt;/firstName&gt;&lt;/author&gt;&lt;author&gt;&lt;lastName&gt;Beamonte-Barrientos&lt;/lastName&gt;&lt;firstName&gt;Réne&lt;/firstName&gt;&lt;/author&gt;&lt;author&gt;&lt;lastName&gt;Székely&lt;/lastName&gt;&lt;firstName&gt;Tamás&lt;/firstName&gt;&lt;/author&gt;&lt;author&gt;&lt;lastName&gt;Serrano-Meneses&lt;/lastName&gt;&lt;firstName&gt;Martín&lt;/firstName&gt;&lt;middleNames&gt;A&lt;/middleNames&gt;&lt;/author&gt;&lt;author&gt;&lt;lastName&gt;Küpper&lt;/lastName&gt;&lt;firstName&gt;Clemens&lt;/firstName&gt;&lt;/author&gt;&lt;/authors&gt;&lt;/publication&gt;&lt;publication&gt;&lt;subtype&gt;400&lt;/subtype&gt;&lt;title&gt;Offspring desertion with care? Chick mortality and plastic female desertion in Snowy Plovers&lt;/title&gt;&lt;url&gt;https://academic.oup.com/beheco/advance-article-abstract/doi/10.1093/beheco/araa141/6161621&lt;/url&gt;&lt;publication_date&gt;99202100001200000000200000&lt;/publication_date&gt;&lt;uuid&gt;8F95A39C-30B3-49A7-8D8D-C8177073119E&lt;/uuid&gt;&lt;type&gt;400&lt;/type&gt;&lt;citekey&gt;Kupan:2021bl&lt;/citekey&gt;&lt;bundle&gt;&lt;publication&gt;&lt;title&gt;Behavioral Ecology&lt;/title&gt;&lt;uuid&gt;DB7339A4-81FD-4347-BEFA-75DC1FBFC174&lt;/uuid&gt;&lt;subtype&gt;-100&lt;/subtype&gt;&lt;publisher&gt;Oxford University Press&lt;/publisher&gt;&lt;type&gt;-100&lt;/type&gt;&lt;/publication&gt;&lt;/bundle&gt;&lt;authors&gt;&lt;author&gt;&lt;lastName&gt;Kupán&lt;/lastName&gt;&lt;firstName&gt;K&lt;/firstName&gt;&lt;/author&gt;&lt;author&gt;&lt;lastName&gt;Székely&lt;/lastName&gt;&lt;firstName&gt;T&lt;/firstName&gt;&lt;/author&gt;&lt;author&gt;&lt;lastName&gt;Cruz-López&lt;/lastName&gt;&lt;firstName&gt;Medardo&lt;/firstName&gt;&lt;/author&gt;&lt;author&gt;&lt;lastName&gt;Seymour&lt;/lastName&gt;&lt;firstName&gt;Keeley&lt;/firstName&gt;&lt;/author&gt;&lt;author&gt;&lt;lastName&gt;Küpper&lt;/lastName&gt;&lt;firstName&gt;Clemen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(Cruz-López </w:t>
      </w:r>
      <w:r w:rsidR="00472B4F">
        <w:rPr>
          <w:rFonts w:ascii="Times New Roman" w:hAnsi="Times New Roman" w:cs="Times New Roman"/>
          <w:i/>
          <w:iCs/>
        </w:rPr>
        <w:t>et al.</w:t>
      </w:r>
      <w:r w:rsidR="00472B4F">
        <w:rPr>
          <w:rFonts w:ascii="Times New Roman" w:hAnsi="Times New Roman" w:cs="Times New Roman"/>
        </w:rPr>
        <w:t xml:space="preserve">, 2017a; Kupán </w:t>
      </w:r>
      <w:r w:rsidR="00472B4F">
        <w:rPr>
          <w:rFonts w:ascii="Times New Roman" w:hAnsi="Times New Roman" w:cs="Times New Roman"/>
          <w:i/>
          <w:iCs/>
        </w:rPr>
        <w:t>et al.</w:t>
      </w:r>
      <w:r w:rsidR="00472B4F">
        <w:rPr>
          <w:rFonts w:ascii="Times New Roman" w:hAnsi="Times New Roman" w:cs="Times New Roman"/>
        </w:rPr>
        <w:t>, 2021)</w:t>
      </w:r>
      <w:r w:rsidR="00A934CA">
        <w:rPr>
          <w:rFonts w:ascii="Times New Roman" w:hAnsi="Times New Roman" w:cs="Times New Roman"/>
        </w:rPr>
        <w:fldChar w:fldCharType="end"/>
      </w:r>
      <w:r w:rsidR="00784445" w:rsidRPr="002A3B2A">
        <w:rPr>
          <w:rFonts w:ascii="Times New Roman" w:hAnsi="Times New Roman" w:cs="Times New Roman"/>
          <w:lang w:val="en-GB"/>
        </w:rPr>
        <w:fldChar w:fldCharType="begin" w:fldLock="1"/>
      </w:r>
      <w:r w:rsidR="00784445" w:rsidRPr="002A3B2A">
        <w:rPr>
          <w:rFonts w:ascii="Times New Roman" w:hAnsi="Times New Roman" w:cs="Times New Roman"/>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Plovers","type":"article-journal"},"uris":["http://www.mendeley.com/documents/?uuid=a6e8b028-2703-4630-bb91-4d8cdec35e62"]}],"mendeley":{"formattedCitation":"(Cruz-López et al., 2017; Kupán et al., 2019)","plainTextFormattedCitation":"(Cruz-López et al., 2017; Kupán et al., 2019)","previouslyFormattedCitation":"(Cruz-López et al., 2017; Kupán et al., 2019)"},"properties":{"noteIndex":0},"schema":"https://github.com/citation-style-language/schema/raw/master/csl-citation.json"}</w:instrText>
      </w:r>
      <w:r w:rsidR="00407296">
        <w:rPr>
          <w:rFonts w:ascii="Times New Roman" w:hAnsi="Times New Roman" w:cs="Times New Roman"/>
          <w:lang w:val="en-GB"/>
        </w:rPr>
        <w:fldChar w:fldCharType="separate"/>
      </w:r>
      <w:r w:rsidR="00784445" w:rsidRPr="002A3B2A">
        <w:rPr>
          <w:rFonts w:ascii="Times New Roman" w:hAnsi="Times New Roman" w:cs="Times New Roman"/>
          <w:lang w:val="en-GB"/>
        </w:rPr>
        <w:fldChar w:fldCharType="end"/>
      </w:r>
      <w:ins w:id="419" w:author="Clemens" w:date="2021-05-05T14:45:00Z">
        <w:r w:rsidR="0023392D">
          <w:rPr>
            <w:rFonts w:ascii="Times New Roman" w:hAnsi="Times New Roman" w:cs="Times New Roman"/>
            <w:lang w:val="en-GB"/>
          </w:rPr>
          <w:t>. Chick survival then declines</w:t>
        </w:r>
      </w:ins>
      <w:ins w:id="420" w:author="Clemens" w:date="2021-05-05T14:46:00Z">
        <w:r w:rsidR="0023392D">
          <w:rPr>
            <w:rFonts w:ascii="Times New Roman" w:hAnsi="Times New Roman" w:cs="Times New Roman"/>
            <w:lang w:val="en-GB"/>
          </w:rPr>
          <w:t xml:space="preserve"> and in our population many chicks die from starvation as </w:t>
        </w:r>
      </w:ins>
      <w:ins w:id="421" w:author="Clemens" w:date="2021-05-05T14:47:00Z">
        <w:r w:rsidR="0023392D">
          <w:rPr>
            <w:rFonts w:ascii="Times New Roman" w:hAnsi="Times New Roman" w:cs="Times New Roman"/>
            <w:lang w:val="en-GB"/>
          </w:rPr>
          <w:t>the water bodies that sustain families dry out</w:t>
        </w:r>
      </w:ins>
      <w:ins w:id="422" w:author="Clemens" w:date="2021-05-05T14:46:00Z">
        <w:r w:rsidR="0023392D">
          <w:rPr>
            <w:rFonts w:ascii="Times New Roman" w:hAnsi="Times New Roman" w:cs="Times New Roman"/>
            <w:lang w:val="en-GB"/>
          </w:rPr>
          <w:t>.</w:t>
        </w:r>
      </w:ins>
      <w:ins w:id="423" w:author="Clemens" w:date="2021-05-05T14:45:00Z">
        <w:r w:rsidR="0023392D">
          <w:rPr>
            <w:rFonts w:ascii="Times New Roman" w:hAnsi="Times New Roman" w:cs="Times New Roman"/>
            <w:lang w:val="en-GB"/>
          </w:rPr>
          <w:t xml:space="preserve"> </w:t>
        </w:r>
      </w:ins>
      <w:ins w:id="424" w:author="Clemens" w:date="2021-05-05T14:46:00Z">
        <w:r w:rsidR="0023392D">
          <w:rPr>
            <w:rFonts w:ascii="Times New Roman" w:hAnsi="Times New Roman" w:cs="Times New Roman"/>
            <w:lang w:val="en-GB"/>
          </w:rPr>
          <w:t>L</w:t>
        </w:r>
      </w:ins>
      <w:ins w:id="425" w:author="Clemens" w:date="2021-05-05T14:45:00Z">
        <w:r w:rsidR="0023392D">
          <w:rPr>
            <w:rFonts w:ascii="Times New Roman" w:hAnsi="Times New Roman" w:cs="Times New Roman"/>
            <w:lang w:val="en-GB"/>
          </w:rPr>
          <w:t xml:space="preserve">ate nesting females may </w:t>
        </w:r>
      </w:ins>
      <w:ins w:id="426" w:author="Clemens" w:date="2021-05-05T14:47:00Z">
        <w:r w:rsidR="0023392D">
          <w:rPr>
            <w:rFonts w:ascii="Times New Roman" w:hAnsi="Times New Roman" w:cs="Times New Roman"/>
            <w:lang w:val="en-GB"/>
          </w:rPr>
          <w:t xml:space="preserve">then </w:t>
        </w:r>
      </w:ins>
      <w:ins w:id="427" w:author="Clemens" w:date="2021-05-05T14:45:00Z">
        <w:r w:rsidR="0023392D">
          <w:rPr>
            <w:rFonts w:ascii="Times New Roman" w:hAnsi="Times New Roman" w:cs="Times New Roman"/>
            <w:lang w:val="en-GB"/>
          </w:rPr>
          <w:t xml:space="preserve">try to offset the </w:t>
        </w:r>
      </w:ins>
      <w:ins w:id="428" w:author="Clemens" w:date="2021-05-05T14:46:00Z">
        <w:r w:rsidR="0023392D">
          <w:rPr>
            <w:rFonts w:ascii="Times New Roman" w:hAnsi="Times New Roman" w:cs="Times New Roman"/>
            <w:lang w:val="en-GB"/>
          </w:rPr>
          <w:t xml:space="preserve">reduced survival </w:t>
        </w:r>
      </w:ins>
      <w:ins w:id="429" w:author="Clemens" w:date="2021-05-05T14:47:00Z">
        <w:r w:rsidR="0023392D">
          <w:rPr>
            <w:rFonts w:ascii="Times New Roman" w:hAnsi="Times New Roman" w:cs="Times New Roman"/>
            <w:lang w:val="en-GB"/>
          </w:rPr>
          <w:t xml:space="preserve">prospects </w:t>
        </w:r>
      </w:ins>
      <w:ins w:id="430" w:author="Clemens" w:date="2021-05-05T14:46:00Z">
        <w:r w:rsidR="0023392D">
          <w:rPr>
            <w:rFonts w:ascii="Times New Roman" w:hAnsi="Times New Roman" w:cs="Times New Roman"/>
            <w:lang w:val="en-GB"/>
          </w:rPr>
          <w:t>by providing more resources with the eggs</w:t>
        </w:r>
      </w:ins>
      <w:del w:id="431" w:author="Clemens" w:date="2021-05-05T14:45:00Z">
        <w:r w:rsidR="00784445" w:rsidRPr="002A3B2A" w:rsidDel="0023392D">
          <w:rPr>
            <w:rFonts w:ascii="Times New Roman" w:hAnsi="Times New Roman" w:cs="Times New Roman"/>
            <w:lang w:val="en-GB"/>
          </w:rPr>
          <w:delText>,</w:delText>
        </w:r>
      </w:del>
      <w:del w:id="432" w:author="Clemens" w:date="2021-05-05T14:47:00Z">
        <w:r w:rsidR="00784445" w:rsidRPr="002A3B2A" w:rsidDel="0023392D">
          <w:rPr>
            <w:rFonts w:ascii="Times New Roman" w:hAnsi="Times New Roman" w:cs="Times New Roman"/>
            <w:lang w:val="en-GB"/>
          </w:rPr>
          <w:delText xml:space="preserve"> which would support the notion that females </w:delText>
        </w:r>
        <w:r w:rsidR="00812715" w:rsidRPr="002A3B2A" w:rsidDel="0023392D">
          <w:rPr>
            <w:rFonts w:ascii="Times New Roman" w:hAnsi="Times New Roman" w:cs="Times New Roman"/>
            <w:lang w:val="en-GB"/>
          </w:rPr>
          <w:delText xml:space="preserve">able to compete for early </w:delText>
        </w:r>
        <w:r w:rsidR="00784445" w:rsidRPr="002A3B2A" w:rsidDel="0023392D">
          <w:rPr>
            <w:rFonts w:ascii="Times New Roman" w:hAnsi="Times New Roman" w:cs="Times New Roman"/>
            <w:lang w:val="en-GB"/>
          </w:rPr>
          <w:delText xml:space="preserve">breeding </w:delText>
        </w:r>
        <w:r w:rsidR="00812715" w:rsidRPr="002A3B2A" w:rsidDel="0023392D">
          <w:rPr>
            <w:rFonts w:ascii="Times New Roman" w:hAnsi="Times New Roman" w:cs="Times New Roman"/>
            <w:lang w:val="en-GB"/>
          </w:rPr>
          <w:delText xml:space="preserve">opportunities </w:delText>
        </w:r>
        <w:r w:rsidR="00784445" w:rsidRPr="002A3B2A" w:rsidDel="0023392D">
          <w:rPr>
            <w:rFonts w:ascii="Times New Roman" w:hAnsi="Times New Roman" w:cs="Times New Roman"/>
            <w:lang w:val="en-GB"/>
          </w:rPr>
          <w:delText xml:space="preserve">may </w:delText>
        </w:r>
        <w:r w:rsidR="00812715" w:rsidRPr="002A3B2A" w:rsidDel="0023392D">
          <w:rPr>
            <w:rFonts w:ascii="Times New Roman" w:hAnsi="Times New Roman" w:cs="Times New Roman"/>
            <w:lang w:val="en-GB"/>
          </w:rPr>
          <w:delText xml:space="preserve">avoid the consequences of small eggs on </w:delText>
        </w:r>
        <w:r w:rsidR="00784445" w:rsidRPr="002A3B2A" w:rsidDel="0023392D">
          <w:rPr>
            <w:rFonts w:ascii="Times New Roman" w:hAnsi="Times New Roman" w:cs="Times New Roman"/>
            <w:lang w:val="en-GB"/>
          </w:rPr>
          <w:delText xml:space="preserve">chick </w:delText>
        </w:r>
        <w:r w:rsidR="00812715" w:rsidRPr="002A3B2A" w:rsidDel="0023392D">
          <w:rPr>
            <w:rFonts w:ascii="Times New Roman" w:hAnsi="Times New Roman" w:cs="Times New Roman"/>
            <w:lang w:val="en-GB"/>
          </w:rPr>
          <w:delText>condition at hatch</w:delText>
        </w:r>
      </w:del>
      <w:r w:rsidR="00784445" w:rsidRPr="002A3B2A">
        <w:rPr>
          <w:rFonts w:ascii="Times New Roman" w:hAnsi="Times New Roman" w:cs="Times New Roman"/>
          <w:lang w:val="en-GB"/>
        </w:rPr>
        <w:t>.</w:t>
      </w:r>
      <w:ins w:id="433" w:author="Clemens" w:date="2021-05-05T15:06:00Z">
        <w:r w:rsidR="004946AC">
          <w:rPr>
            <w:rFonts w:ascii="Times New Roman" w:hAnsi="Times New Roman" w:cs="Times New Roman"/>
            <w:lang w:val="en-GB"/>
          </w:rPr>
          <w:t xml:space="preserve"> Taken together, </w:t>
        </w:r>
      </w:ins>
      <w:ins w:id="434" w:author="Clemens" w:date="2021-05-05T15:07:00Z">
        <w:r w:rsidR="004946AC">
          <w:rPr>
            <w:rFonts w:ascii="Times New Roman" w:hAnsi="Times New Roman" w:cs="Times New Roman"/>
            <w:lang w:val="en-GB"/>
          </w:rPr>
          <w:t xml:space="preserve">we think that </w:t>
        </w:r>
      </w:ins>
      <w:ins w:id="435" w:author="Clemens" w:date="2021-05-05T15:06:00Z">
        <w:r w:rsidR="004946AC">
          <w:rPr>
            <w:rFonts w:ascii="Times New Roman" w:hAnsi="Times New Roman" w:cs="Times New Roman"/>
            <w:lang w:val="en-GB"/>
          </w:rPr>
          <w:t>the</w:t>
        </w:r>
      </w:ins>
      <w:ins w:id="436" w:author="Clemens" w:date="2021-05-05T15:07:00Z">
        <w:r w:rsidR="004946AC">
          <w:rPr>
            <w:rFonts w:ascii="Times New Roman" w:hAnsi="Times New Roman" w:cs="Times New Roman"/>
            <w:lang w:val="en-GB"/>
          </w:rPr>
          <w:t xml:space="preserve"> constraints by the seasonal availability of resources for breeding plovers are a </w:t>
        </w:r>
      </w:ins>
      <w:ins w:id="437" w:author="Clemens" w:date="2021-05-05T15:08:00Z">
        <w:r w:rsidR="004946AC">
          <w:rPr>
            <w:rFonts w:ascii="Times New Roman" w:hAnsi="Times New Roman" w:cs="Times New Roman"/>
            <w:lang w:val="en-GB"/>
          </w:rPr>
          <w:t xml:space="preserve">better explanation for the differences in reproductive investment by females </w:t>
        </w:r>
      </w:ins>
      <w:ins w:id="438" w:author="Clemens" w:date="2021-05-05T15:09:00Z">
        <w:r w:rsidR="004946AC">
          <w:rPr>
            <w:rFonts w:ascii="Times New Roman" w:hAnsi="Times New Roman" w:cs="Times New Roman"/>
            <w:lang w:val="en-GB"/>
          </w:rPr>
          <w:t xml:space="preserve">than the mating strategy </w:t>
        </w:r>
        <w:r w:rsidR="004946AC" w:rsidRPr="004946AC">
          <w:rPr>
            <w:rFonts w:ascii="Times New Roman" w:hAnsi="Times New Roman" w:cs="Times New Roman"/>
            <w:i/>
            <w:iCs/>
            <w:lang w:val="en-GB"/>
            <w:rPrChange w:id="439" w:author="Clemens" w:date="2021-05-05T15:09:00Z">
              <w:rPr>
                <w:rFonts w:ascii="Times New Roman" w:hAnsi="Times New Roman" w:cs="Times New Roman"/>
                <w:lang w:val="en-GB"/>
              </w:rPr>
            </w:rPrChange>
          </w:rPr>
          <w:t>per se</w:t>
        </w:r>
        <w:r w:rsidR="004946AC">
          <w:rPr>
            <w:rFonts w:ascii="Times New Roman" w:hAnsi="Times New Roman" w:cs="Times New Roman"/>
            <w:lang w:val="en-GB"/>
          </w:rPr>
          <w:t>.</w:t>
        </w:r>
      </w:ins>
      <w:ins w:id="440" w:author="Clemens" w:date="2021-05-05T15:08:00Z">
        <w:r w:rsidR="004946AC">
          <w:rPr>
            <w:rFonts w:ascii="Times New Roman" w:hAnsi="Times New Roman" w:cs="Times New Roman"/>
            <w:lang w:val="en-GB"/>
          </w:rPr>
          <w:t xml:space="preserve"> </w:t>
        </w:r>
      </w:ins>
    </w:p>
    <w:p w14:paraId="78A59FEB" w14:textId="77777777" w:rsidR="00812715" w:rsidRPr="002A3B2A" w:rsidRDefault="00812715" w:rsidP="00E13C34">
      <w:pPr>
        <w:suppressLineNumbers/>
        <w:spacing w:line="360" w:lineRule="auto"/>
        <w:jc w:val="both"/>
        <w:rPr>
          <w:rFonts w:ascii="Times New Roman" w:hAnsi="Times New Roman" w:cs="Times New Roman"/>
          <w:lang w:val="en-GB"/>
        </w:rPr>
      </w:pPr>
    </w:p>
    <w:p w14:paraId="1D11D9CE" w14:textId="601D9E81" w:rsidR="00784445" w:rsidRPr="00CF2305" w:rsidDel="004946AC" w:rsidRDefault="00784445" w:rsidP="002A3B2A">
      <w:pPr>
        <w:spacing w:line="360" w:lineRule="auto"/>
        <w:jc w:val="both"/>
        <w:rPr>
          <w:del w:id="441" w:author="Clemens" w:date="2021-05-05T15:06:00Z"/>
          <w:rFonts w:ascii="Times New Roman" w:hAnsi="Times New Roman" w:cs="Times New Roman"/>
        </w:rPr>
      </w:pPr>
      <w:del w:id="442" w:author="Clemens" w:date="2021-05-05T14:57:00Z">
        <w:r w:rsidRPr="002A3B2A" w:rsidDel="00DE6EB2">
          <w:rPr>
            <w:rFonts w:ascii="Times New Roman" w:hAnsi="Times New Roman" w:cs="Times New Roman"/>
          </w:rPr>
          <w:delText xml:space="preserve">Past studies have linked polyandry and sex-role reversal to reduced female gamete size </w:delText>
        </w:r>
        <w:r w:rsidR="00A934CA" w:rsidDel="00DE6EB2">
          <w:rPr>
            <w:rFonts w:ascii="Times New Roman" w:hAnsi="Times New Roman" w:cs="Times New Roman"/>
          </w:rPr>
          <w:fldChar w:fldCharType="begin"/>
        </w:r>
        <w:r w:rsidR="00472B4F" w:rsidDel="00DE6EB2">
          <w:rPr>
            <w:rFonts w:ascii="Times New Roman" w:hAnsi="Times New Roman" w:cs="Times New Roman"/>
          </w:rPr>
          <w:delInstrText xml:space="preserve"> ADDIN PAPERS2_CITATIONS &lt;citation&gt;&lt;priority&gt;72&lt;/priority&gt;&lt;uuid&gt;038FF931-3433-4427-A198-3A92D5E747F7&lt;/uuid&gt;&lt;publications&gt;&lt;publication&gt;&lt;subtype&gt;400&lt;/subtype&gt;&lt;publisher&gt;JSTOR&lt;/publisher&gt;&lt;title&gt;Black coucal Centropus grillii egg volume predicts their polyandrous mating system&lt;/title&gt;&lt;publication_date&gt;99199600001200000000200000&lt;/publication_date&gt;&lt;uuid&gt;8B060614-BD82-4DB7-97A7-F56E180B2C09&lt;/uuid&gt;&lt;type&gt;400&lt;/type&gt;&lt;citekey&gt;slotow1996black&lt;/citekey&gt;&lt;startpage&gt;171&lt;/startpage&gt;&lt;endpage&gt;173&lt;/endpage&gt;&lt;bundle&gt;&lt;publication&gt;&lt;title&gt;Journal of Avian Biology&lt;/title&gt;&lt;uuid&gt;D867B9AC-6DF5-416E-BC12-0503599941BB&lt;/uuid&gt;&lt;subtype&gt;-100&lt;/subtype&gt;&lt;publisher&gt;Blackwell Publishing Ltd&lt;/publisher&gt;&lt;type&gt;-100&lt;/type&gt;&lt;/publication&gt;&lt;/bundle&gt;&lt;authors&gt;&lt;author&gt;&lt;lastName&gt;Slotow&lt;/lastName&gt;&lt;firstName&gt;Robert&lt;/firstName&gt;&lt;/author&gt;&lt;/authors&gt;&lt;/publication&gt;&lt;publication&gt;&lt;subtype&gt;400&lt;/subtype&gt;&lt;title&gt;Social polyandry, parental investment, sexual selection, and evolution of reduced female gamete size&lt;/title&gt;&lt;volume&gt;58&lt;/volume&gt;&lt;publication_date&gt;99200400001200000000200000&lt;/publication_date&gt;&lt;uuid&gt;595E9678-9996-4590-877D-BF1ADA8AE256&lt;/uuid&gt;&lt;type&gt;400&lt;/type&gt;&lt;number&gt;1&lt;/number&gt;&lt;startpage&gt;24-34&lt;/start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delInstrText>
        </w:r>
        <w:r w:rsidR="00A934CA" w:rsidDel="00DE6EB2">
          <w:rPr>
            <w:rFonts w:ascii="Times New Roman" w:hAnsi="Times New Roman" w:cs="Times New Roman"/>
          </w:rPr>
          <w:fldChar w:fldCharType="separate"/>
        </w:r>
        <w:r w:rsidR="00472B4F" w:rsidDel="00DE6EB2">
          <w:rPr>
            <w:rFonts w:ascii="Times New Roman" w:hAnsi="Times New Roman" w:cs="Times New Roman"/>
          </w:rPr>
          <w:delText>(Slotow, 1996; Andersson, 2004)</w:delText>
        </w:r>
        <w:r w:rsidR="00A934CA" w:rsidDel="00DE6EB2">
          <w:rPr>
            <w:rFonts w:ascii="Times New Roman" w:hAnsi="Times New Roman" w:cs="Times New Roman"/>
          </w:rPr>
          <w:fldChar w:fldCharType="end"/>
        </w:r>
        <w:r w:rsidRPr="002A3B2A" w:rsidDel="00DE6EB2">
          <w:rPr>
            <w:rFonts w:ascii="Times New Roman" w:hAnsi="Times New Roman" w:cs="Times New Roman"/>
          </w:rPr>
          <w:delText xml:space="preserve">. Smaller eggs would permit females to </w:delText>
        </w:r>
      </w:del>
      <w:del w:id="443" w:author="Clemens" w:date="2021-05-05T14:53:00Z">
        <w:r w:rsidRPr="002A3B2A" w:rsidDel="00DE6EB2">
          <w:rPr>
            <w:rFonts w:ascii="Times New Roman" w:hAnsi="Times New Roman" w:cs="Times New Roman"/>
          </w:rPr>
          <w:delText>lay</w:delText>
        </w:r>
      </w:del>
      <w:del w:id="444" w:author="Clemens" w:date="2021-05-05T14:57:00Z">
        <w:r w:rsidRPr="002A3B2A" w:rsidDel="00DE6EB2">
          <w:rPr>
            <w:rFonts w:ascii="Times New Roman" w:hAnsi="Times New Roman" w:cs="Times New Roman"/>
          </w:rPr>
          <w:delText xml:space="preserve"> several clutches rapid</w:delText>
        </w:r>
      </w:del>
      <w:del w:id="445" w:author="Clemens" w:date="2021-05-05T14:53:00Z">
        <w:r w:rsidRPr="002A3B2A" w:rsidDel="00DE6EB2">
          <w:rPr>
            <w:rFonts w:ascii="Times New Roman" w:hAnsi="Times New Roman" w:cs="Times New Roman"/>
          </w:rPr>
          <w:delText>l</w:delText>
        </w:r>
        <w:r w:rsidR="00780E07" w:rsidDel="00DE6EB2">
          <w:rPr>
            <w:rFonts w:ascii="Times New Roman" w:hAnsi="Times New Roman" w:cs="Times New Roman"/>
          </w:rPr>
          <w:delText>y</w:delText>
        </w:r>
      </w:del>
      <w:del w:id="446" w:author="Clemens" w:date="2021-05-05T14:57:00Z">
        <w:r w:rsidR="00780E07" w:rsidDel="00DE6EB2">
          <w:rPr>
            <w:rFonts w:ascii="Times New Roman" w:hAnsi="Times New Roman" w:cs="Times New Roman"/>
          </w:rPr>
          <w:delText xml:space="preserve"> </w:delText>
        </w:r>
        <w:r w:rsidR="00A934CA" w:rsidDel="00DE6EB2">
          <w:rPr>
            <w:rFonts w:ascii="Times New Roman" w:hAnsi="Times New Roman" w:cs="Times New Roman"/>
          </w:rPr>
          <w:fldChar w:fldCharType="begin"/>
        </w:r>
        <w:r w:rsidR="00472B4F" w:rsidDel="00DE6EB2">
          <w:rPr>
            <w:rFonts w:ascii="Times New Roman" w:hAnsi="Times New Roman" w:cs="Times New Roman"/>
          </w:rPr>
          <w:delInstrText xml:space="preserve"> ADDIN PAPERS2_CITATIONS &lt;citation&gt;&lt;priority&gt;73&lt;/priority&gt;&lt;uuid&gt;7B4719DA-ABE5-4FEC-B750-9B25388018E3&lt;/uuid&gt;&lt;publications&gt;&lt;publication&gt;&lt;subtype&gt;400&lt;/subtype&gt;&lt;title&gt;The evolution of egg size in socially polyandrous shorebirds&lt;/title&gt;&lt;volume&gt;95&lt;/volume&gt;&lt;publication_date&gt;99200100001200000000200000&lt;/publication_date&gt;&lt;uuid&gt;B73A1CA4-D537-492E-8748-F341055B575B&lt;/uuid&gt;&lt;type&gt;400&lt;/type&gt;&lt;number&gt;1&lt;/number&gt;&lt;startpage&gt;3-14&lt;/startpage&gt;&lt;bundle&gt;&lt;publication&gt;&lt;title&gt;Oikos&lt;/title&gt;&lt;uuid&gt;261CB505-55B0-4F0A-AF4A-927BC66AE638&lt;/uuid&gt;&lt;subtype&gt;-100&lt;/subtype&gt;&lt;publisher&gt;Munksgaard International Publishers&lt;/publisher&gt;&lt;type&gt;-100&lt;/type&gt;&lt;/publication&gt;&lt;/bundle&gt;&lt;authors&gt;&lt;author&gt;&lt;lastName&gt;Liker&lt;/lastName&gt;&lt;firstName&gt;A&lt;/firstName&gt;&lt;/author&gt;&lt;author&gt;&lt;lastName&gt;Reynolds&lt;/lastName&gt;&lt;firstName&gt;J&lt;/firstName&gt;&lt;middleNames&gt;D&lt;/middleNames&gt;&lt;/author&gt;&lt;author&gt;&lt;lastName&gt;Székely&lt;/lastName&gt;&lt;firstName&gt;T&lt;/firstName&gt;&lt;/author&gt;&lt;/authors&gt;&lt;/publication&gt;&lt;/publications&gt;&lt;cites&gt;&lt;/cites&gt;&lt;/citation&gt;</w:delInstrText>
        </w:r>
        <w:r w:rsidR="00A934CA" w:rsidDel="00DE6EB2">
          <w:rPr>
            <w:rFonts w:ascii="Times New Roman" w:hAnsi="Times New Roman" w:cs="Times New Roman"/>
          </w:rPr>
          <w:fldChar w:fldCharType="separate"/>
        </w:r>
        <w:r w:rsidR="00472B4F" w:rsidDel="00DE6EB2">
          <w:rPr>
            <w:rFonts w:ascii="Times New Roman" w:hAnsi="Times New Roman" w:cs="Times New Roman"/>
          </w:rPr>
          <w:delText xml:space="preserve">(Liker </w:delText>
        </w:r>
        <w:r w:rsidR="00472B4F" w:rsidDel="00DE6EB2">
          <w:rPr>
            <w:rFonts w:ascii="Times New Roman" w:hAnsi="Times New Roman" w:cs="Times New Roman"/>
            <w:i/>
            <w:iCs/>
          </w:rPr>
          <w:delText>et al.</w:delText>
        </w:r>
        <w:r w:rsidR="00472B4F" w:rsidDel="00DE6EB2">
          <w:rPr>
            <w:rFonts w:ascii="Times New Roman" w:hAnsi="Times New Roman" w:cs="Times New Roman"/>
          </w:rPr>
          <w:delText>, 2001)</w:delText>
        </w:r>
        <w:r w:rsidR="00A934CA" w:rsidDel="00DE6EB2">
          <w:rPr>
            <w:rFonts w:ascii="Times New Roman" w:hAnsi="Times New Roman" w:cs="Times New Roman"/>
          </w:rPr>
          <w:fldChar w:fldCharType="end"/>
        </w:r>
        <w:r w:rsidRPr="002A3B2A" w:rsidDel="00DE6EB2">
          <w:rPr>
            <w:rFonts w:ascii="Times New Roman" w:hAnsi="Times New Roman" w:cs="Times New Roman"/>
          </w:rPr>
          <w:delText xml:space="preserve">. </w:delText>
        </w:r>
      </w:del>
      <w:del w:id="447" w:author="Clemens" w:date="2021-05-05T14:48:00Z">
        <w:r w:rsidRPr="002A3B2A" w:rsidDel="0023392D">
          <w:rPr>
            <w:rFonts w:ascii="Times New Roman" w:hAnsi="Times New Roman" w:cs="Times New Roman"/>
          </w:rPr>
          <w:delText xml:space="preserve">Since Snowy Plover females are sequentially polyandrous </w:delText>
        </w:r>
        <w:r w:rsidR="00A934CA" w:rsidDel="0023392D">
          <w:rPr>
            <w:rFonts w:ascii="Times New Roman" w:hAnsi="Times New Roman" w:cs="Times New Roman"/>
          </w:rPr>
          <w:fldChar w:fldCharType="begin"/>
        </w:r>
        <w:r w:rsidR="00472B4F" w:rsidDel="0023392D">
          <w:rPr>
            <w:rFonts w:ascii="Times New Roman" w:hAnsi="Times New Roman" w:cs="Times New Roman"/>
          </w:rPr>
          <w:delInstrText xml:space="preserve"> ADDIN PAPERS2_CITATIONS &lt;citation&gt;&lt;priority&gt;74&lt;/priority&gt;&lt;uuid&gt;693708FE-7AA9-47A3-8E1B-D243781E101E&lt;/uuid&gt;&lt;publications&gt;&lt;publication&gt;&lt;subtype&gt;400&lt;/subtype&gt;&lt;title&gt;Mating system and reproductive success of a small population of polygamous snowy plovers&lt;/title&gt;&lt;volume&gt;98&lt;/volume&gt;&lt;publication_date&gt;99198600001200000000200000&lt;/publication_date&gt;&lt;uuid&gt;74FD9661-793F-424F-A866-131D2783C164&lt;/uuid&gt;&lt;type&gt;400&lt;/type&gt;&lt;number&gt;1&lt;/number&gt;&lt;startpage&gt;15-37&lt;/startpage&gt;&lt;bundle&gt;&lt;publication&gt;&lt;title&gt;The Wilson Bulletin&lt;/title&gt;&lt;uuid&gt;92548BFC-2FEF-4139-A6E4-5E5802A3C24A&lt;/uuid&gt;&lt;subtype&gt;-100&lt;/subtype&gt;&lt;publisher&gt;Wilson Ornithological Society&lt;/publisher&gt;&lt;type&gt;-100&lt;/type&gt;&lt;/publication&gt;&lt;/bundle&gt;&lt;authors&gt;&lt;author&gt;&lt;lastName&gt;Warriner&lt;/lastName&gt;&lt;firstName&gt;John&lt;/firstName&gt;&lt;middleNames&gt;S&lt;/middleNames&gt;&lt;/author&gt;&lt;author&gt;&lt;lastName&gt;Warriner&lt;/lastName&gt;&lt;firstName&gt;Jane&lt;/firstName&gt;&lt;middleNames&gt;C&lt;/middleNames&gt;&lt;/author&gt;&lt;author&gt;&lt;lastName&gt;Page&lt;/lastName&gt;&lt;firstName&gt;Gary&lt;/firstName&gt;&lt;middleNames&gt;W&lt;/middleNames&gt;&lt;/author&gt;&lt;author&gt;&lt;lastName&gt;Stenzel&lt;/lastName&gt;&lt;firstName&gt;Lynne&lt;/firstName&gt;&lt;middleNames&gt;E&lt;/middleNames&gt;&lt;/author&gt;&lt;/authors&gt;&lt;/publication&gt;&lt;/publications&gt;&lt;cites&gt;&lt;/cites&gt;&lt;/citation&gt;</w:delInstrText>
        </w:r>
        <w:r w:rsidR="00A934CA" w:rsidDel="0023392D">
          <w:rPr>
            <w:rFonts w:ascii="Times New Roman" w:hAnsi="Times New Roman" w:cs="Times New Roman"/>
          </w:rPr>
          <w:fldChar w:fldCharType="separate"/>
        </w:r>
        <w:r w:rsidR="00472B4F" w:rsidDel="0023392D">
          <w:rPr>
            <w:rFonts w:ascii="Times New Roman" w:hAnsi="Times New Roman" w:cs="Times New Roman"/>
          </w:rPr>
          <w:delText xml:space="preserve">(Warriner </w:delText>
        </w:r>
        <w:r w:rsidR="00472B4F" w:rsidDel="0023392D">
          <w:rPr>
            <w:rFonts w:ascii="Times New Roman" w:hAnsi="Times New Roman" w:cs="Times New Roman"/>
            <w:i/>
            <w:iCs/>
          </w:rPr>
          <w:delText>et al.</w:delText>
        </w:r>
        <w:r w:rsidR="00472B4F" w:rsidDel="0023392D">
          <w:rPr>
            <w:rFonts w:ascii="Times New Roman" w:hAnsi="Times New Roman" w:cs="Times New Roman"/>
          </w:rPr>
          <w:delText>, 1986)</w:delText>
        </w:r>
        <w:r w:rsidR="00A934CA" w:rsidDel="0023392D">
          <w:rPr>
            <w:rFonts w:ascii="Times New Roman" w:hAnsi="Times New Roman" w:cs="Times New Roman"/>
          </w:rPr>
          <w:fldChar w:fldCharType="end"/>
        </w:r>
        <w:r w:rsidR="00780E07" w:rsidDel="0023392D">
          <w:rPr>
            <w:rFonts w:ascii="Times New Roman" w:hAnsi="Times New Roman" w:cs="Times New Roman"/>
          </w:rPr>
          <w:delText xml:space="preserve">, </w:delText>
        </w:r>
        <w:r w:rsidRPr="002A3B2A" w:rsidDel="0023392D">
          <w:rPr>
            <w:rFonts w:ascii="Times New Roman" w:hAnsi="Times New Roman" w:cs="Times New Roman"/>
          </w:rPr>
          <w:delText>early breeding females are more likely to have a second breeding attempt with a different male. Indeed, brood desertion by females early in the breeding season is very often followed by re-mating locally</w:delText>
        </w:r>
        <w:r w:rsidR="00780E07" w:rsidDel="0023392D">
          <w:rPr>
            <w:rFonts w:ascii="Times New Roman" w:hAnsi="Times New Roman" w:cs="Times New Roman"/>
          </w:rPr>
          <w:delText xml:space="preserve"> </w:delText>
        </w:r>
        <w:r w:rsidR="00A934CA" w:rsidDel="0023392D">
          <w:rPr>
            <w:rFonts w:ascii="Times New Roman" w:hAnsi="Times New Roman" w:cs="Times New Roman"/>
          </w:rPr>
          <w:fldChar w:fldCharType="begin"/>
        </w:r>
        <w:r w:rsidR="00472B4F" w:rsidDel="0023392D">
          <w:rPr>
            <w:rFonts w:ascii="Times New Roman" w:hAnsi="Times New Roman" w:cs="Times New Roman"/>
          </w:rPr>
          <w:delInstrText xml:space="preserve"> ADDIN PAPERS2_CITATIONS &lt;citation&gt;&lt;priority&gt;75&lt;/priority&gt;&lt;uuid&gt;9C3AB34D-1B4E-4CF5-910A-1B9695891CFE&lt;/uuid&gt;&lt;publications&gt;&lt;publication&gt;&lt;subtype&gt;400&lt;/subtype&gt;&lt;title&gt;Offspring desertion with care? Chick mortality and plastic female desertion in Snowy Plovers&lt;/title&gt;&lt;url&gt;https://academic.oup.com/beheco/advance-article-abstract/doi/10.1093/beheco/araa141/6161621&lt;/url&gt;&lt;publication_date&gt;99202100001200000000200000&lt;/publication_date&gt;&lt;uuid&gt;8F95A39C-30B3-49A7-8D8D-C8177073119E&lt;/uuid&gt;&lt;type&gt;400&lt;/type&gt;&lt;citekey&gt;Kupan:2021bl&lt;/citekey&gt;&lt;bundle&gt;&lt;publication&gt;&lt;title&gt;Behavioral Ecology&lt;/title&gt;&lt;uuid&gt;DB7339A4-81FD-4347-BEFA-75DC1FBFC174&lt;/uuid&gt;&lt;subtype&gt;-100&lt;/subtype&gt;&lt;publisher&gt;Oxford University Press&lt;/publisher&gt;&lt;type&gt;-100&lt;/type&gt;&lt;/publication&gt;&lt;/bundle&gt;&lt;authors&gt;&lt;author&gt;&lt;lastName&gt;Kupán&lt;/lastName&gt;&lt;firstName&gt;K&lt;/firstName&gt;&lt;/author&gt;&lt;author&gt;&lt;lastName&gt;Székely&lt;/lastName&gt;&lt;firstName&gt;T&lt;/firstName&gt;&lt;/author&gt;&lt;author&gt;&lt;lastName&gt;Cruz-López&lt;/lastName&gt;&lt;firstName&gt;Medardo&lt;/firstName&gt;&lt;/author&gt;&lt;author&gt;&lt;lastName&gt;Seymour&lt;/lastName&gt;&lt;firstName&gt;Keeley&lt;/firstName&gt;&lt;/author&gt;&lt;author&gt;&lt;lastName&gt;Küpper&lt;/lastName&gt;&lt;firstName&gt;Clemens&lt;/firstName&gt;&lt;/author&gt;&lt;/authors&gt;&lt;/publication&gt;&lt;/publications&gt;&lt;cites&gt;&lt;/cites&gt;&lt;/citation&gt;</w:delInstrText>
        </w:r>
        <w:r w:rsidR="00A934CA" w:rsidDel="0023392D">
          <w:rPr>
            <w:rFonts w:ascii="Times New Roman" w:hAnsi="Times New Roman" w:cs="Times New Roman"/>
          </w:rPr>
          <w:fldChar w:fldCharType="separate"/>
        </w:r>
        <w:r w:rsidR="00472B4F" w:rsidDel="0023392D">
          <w:rPr>
            <w:rFonts w:ascii="Times New Roman" w:hAnsi="Times New Roman" w:cs="Times New Roman"/>
          </w:rPr>
          <w:delText xml:space="preserve">(Kupán </w:delText>
        </w:r>
        <w:r w:rsidR="00472B4F" w:rsidDel="0023392D">
          <w:rPr>
            <w:rFonts w:ascii="Times New Roman" w:hAnsi="Times New Roman" w:cs="Times New Roman"/>
            <w:i/>
            <w:iCs/>
          </w:rPr>
          <w:delText>et al.</w:delText>
        </w:r>
        <w:r w:rsidR="00472B4F" w:rsidDel="0023392D">
          <w:rPr>
            <w:rFonts w:ascii="Times New Roman" w:hAnsi="Times New Roman" w:cs="Times New Roman"/>
          </w:rPr>
          <w:delText>, 2021)</w:delText>
        </w:r>
        <w:r w:rsidR="00A934CA" w:rsidDel="0023392D">
          <w:rPr>
            <w:rFonts w:ascii="Times New Roman" w:hAnsi="Times New Roman" w:cs="Times New Roman"/>
          </w:rPr>
          <w:fldChar w:fldCharType="end"/>
        </w:r>
        <w:r w:rsidRPr="002A3B2A" w:rsidDel="0023392D">
          <w:rPr>
            <w:rFonts w:ascii="Times New Roman" w:hAnsi="Times New Roman" w:cs="Times New Roman"/>
          </w:rPr>
          <w:delText>. Chick survival also decreases with the season because environmental conditions deteriorate</w:delText>
        </w:r>
        <w:r w:rsidR="00CF2305" w:rsidDel="0023392D">
          <w:rPr>
            <w:rFonts w:ascii="Times New Roman" w:hAnsi="Times New Roman" w:cs="Times New Roman"/>
          </w:rPr>
          <w:delText xml:space="preserve"> </w:delText>
        </w:r>
        <w:r w:rsidR="00472B4F" w:rsidDel="0023392D">
          <w:rPr>
            <w:rFonts w:ascii="Times New Roman" w:hAnsi="Times New Roman" w:cs="Times New Roman"/>
          </w:rPr>
          <w:fldChar w:fldCharType="begin"/>
        </w:r>
        <w:r w:rsidR="00472B4F" w:rsidDel="0023392D">
          <w:rPr>
            <w:rFonts w:ascii="Times New Roman" w:hAnsi="Times New Roman" w:cs="Times New Roman"/>
          </w:rPr>
          <w:delInstrText xml:space="preserve"> ADDIN PAPERS2_CITATIONS &lt;citation&gt;&lt;priority&gt;76&lt;/priority&gt;&lt;uuid&gt;1B52A21D-64AB-4969-9AC1-70AEBC6BA75F&lt;/uuid&gt;&lt;publications&gt;&lt;publication&gt;&lt;subtype&gt;400&lt;/subtype&gt;&lt;title&gt;The plight of a plover: Viability of an important snowy plover population with flexible brood care in Mexico&lt;/title&gt;&lt;url&gt;http://linkinghub.elsevier.com/retrieve/pii/S0006320717304019&lt;/url&gt;&lt;volume&gt;209&lt;/volume&gt;&lt;publication_date&gt;99201705001200000000220000&lt;/publication_date&gt;&lt;uuid&gt;CA8F86A4-3160-4019-877C-6C5D18BBA998&lt;/uuid&gt;&lt;type&gt;400&lt;/type&gt;&lt;citekey&gt;CruzLopez:2017wla&lt;/citekey&gt;&lt;startpage&gt;440&lt;/startpage&gt;&lt;endpage&gt;448&lt;/endpage&gt;&lt;bundle&gt;&lt;publication&gt;&lt;title&gt;Biological Conservation&lt;/title&gt;&lt;uuid&gt;9FB9F4EE-F362-4A7A-B9A7-1B743D9EF261&lt;/uuid&gt;&lt;subtype&gt;-100&lt;/subtype&gt;&lt;type&gt;-100&lt;/type&gt;&lt;/publication&gt;&lt;/bundle&gt;&lt;authors&gt;&lt;author&gt;&lt;lastName&gt;Cruz-López&lt;/lastName&gt;&lt;firstName&gt;Medardo&lt;/firstName&gt;&lt;/author&gt;&lt;author&gt;&lt;lastName&gt;Eberhart-Phillips&lt;/lastName&gt;&lt;firstName&gt;Luke&lt;/firstName&gt;&lt;middleNames&gt;J&lt;/middleNames&gt;&lt;/author&gt;&lt;author&gt;&lt;lastName&gt;Fernández&lt;/lastName&gt;&lt;firstName&gt;Guillermo&lt;/firstName&gt;&lt;/author&gt;&lt;author&gt;&lt;lastName&gt;Beamonte-Barrientos&lt;/lastName&gt;&lt;firstName&gt;Réne&lt;/firstName&gt;&lt;/author&gt;&lt;author&gt;&lt;lastName&gt;Székely&lt;/lastName&gt;&lt;firstName&gt;Tamás&lt;/firstName&gt;&lt;/author&gt;&lt;author&gt;&lt;lastName&gt;Serrano-Meneses&lt;/lastName&gt;&lt;firstName&gt;Martín&lt;/firstName&gt;&lt;middleNames&gt;A&lt;/middleNames&gt;&lt;/author&gt;&lt;author&gt;&lt;lastName&gt;Küpper&lt;/lastName&gt;&lt;firstName&gt;Clemens&lt;/firstName&gt;&lt;/author&gt;&lt;/authors&gt;&lt;/publication&gt;&lt;/publications&gt;&lt;cites&gt;&lt;/cites&gt;&lt;/citation&gt;</w:delInstrText>
        </w:r>
        <w:r w:rsidR="00472B4F" w:rsidDel="0023392D">
          <w:rPr>
            <w:rFonts w:ascii="Times New Roman" w:hAnsi="Times New Roman" w:cs="Times New Roman"/>
          </w:rPr>
          <w:fldChar w:fldCharType="separate"/>
        </w:r>
        <w:r w:rsidR="00472B4F" w:rsidDel="0023392D">
          <w:rPr>
            <w:rFonts w:ascii="Times New Roman" w:hAnsi="Times New Roman" w:cs="Times New Roman"/>
          </w:rPr>
          <w:delText xml:space="preserve">(Cruz-López </w:delText>
        </w:r>
        <w:r w:rsidR="00472B4F" w:rsidDel="0023392D">
          <w:rPr>
            <w:rFonts w:ascii="Times New Roman" w:hAnsi="Times New Roman" w:cs="Times New Roman"/>
            <w:i/>
            <w:iCs/>
          </w:rPr>
          <w:delText>et al.</w:delText>
        </w:r>
        <w:r w:rsidR="00472B4F" w:rsidDel="0023392D">
          <w:rPr>
            <w:rFonts w:ascii="Times New Roman" w:hAnsi="Times New Roman" w:cs="Times New Roman"/>
          </w:rPr>
          <w:delText>, 2017b)</w:delText>
        </w:r>
        <w:r w:rsidR="00472B4F" w:rsidDel="0023392D">
          <w:rPr>
            <w:rFonts w:ascii="Times New Roman" w:hAnsi="Times New Roman" w:cs="Times New Roman"/>
          </w:rPr>
          <w:fldChar w:fldCharType="end"/>
        </w:r>
        <w:r w:rsidRPr="002A3B2A" w:rsidDel="0023392D">
          <w:rPr>
            <w:rFonts w:ascii="Times New Roman" w:hAnsi="Times New Roman" w:cs="Times New Roman"/>
          </w:rPr>
          <w:delText xml:space="preserve">. </w:delText>
        </w:r>
      </w:del>
      <w:del w:id="448" w:author="Clemens" w:date="2021-05-05T14:57:00Z">
        <w:r w:rsidR="00812715" w:rsidRPr="002A3B2A" w:rsidDel="00DE6EB2">
          <w:rPr>
            <w:rFonts w:ascii="Times New Roman" w:hAnsi="Times New Roman" w:cs="Times New Roman"/>
          </w:rPr>
          <w:delText xml:space="preserve">Although it is tempting to interpret our results as </w:delText>
        </w:r>
      </w:del>
      <w:del w:id="449" w:author="Clemens" w:date="2021-05-05T14:53:00Z">
        <w:r w:rsidR="00812715" w:rsidRPr="002A3B2A" w:rsidDel="00DE6EB2">
          <w:rPr>
            <w:rFonts w:ascii="Times New Roman" w:hAnsi="Times New Roman" w:cs="Times New Roman"/>
          </w:rPr>
          <w:delText xml:space="preserve">evidence </w:delText>
        </w:r>
      </w:del>
      <w:del w:id="450" w:author="Clemens" w:date="2021-05-05T14:54:00Z">
        <w:r w:rsidR="00812715" w:rsidRPr="002A3B2A" w:rsidDel="00DE6EB2">
          <w:rPr>
            <w:rFonts w:ascii="Times New Roman" w:hAnsi="Times New Roman" w:cs="Times New Roman"/>
          </w:rPr>
          <w:delText xml:space="preserve">that </w:delText>
        </w:r>
        <w:r w:rsidRPr="002A3B2A" w:rsidDel="00DE6EB2">
          <w:rPr>
            <w:rFonts w:ascii="Times New Roman" w:hAnsi="Times New Roman" w:cs="Times New Roman"/>
          </w:rPr>
          <w:delText xml:space="preserve">early laying </w:delText>
        </w:r>
      </w:del>
      <w:del w:id="451" w:author="Clemens" w:date="2021-05-05T14:57:00Z">
        <w:r w:rsidRPr="002A3B2A" w:rsidDel="00DE6EB2">
          <w:rPr>
            <w:rFonts w:ascii="Times New Roman" w:hAnsi="Times New Roman" w:cs="Times New Roman"/>
          </w:rPr>
          <w:delText xml:space="preserve">polyandrous females </w:delText>
        </w:r>
      </w:del>
      <w:del w:id="452" w:author="Clemens" w:date="2021-05-05T14:54:00Z">
        <w:r w:rsidRPr="002A3B2A" w:rsidDel="00DE6EB2">
          <w:rPr>
            <w:rFonts w:ascii="Times New Roman" w:hAnsi="Times New Roman" w:cs="Times New Roman"/>
          </w:rPr>
          <w:delText xml:space="preserve">adjust </w:delText>
        </w:r>
      </w:del>
      <w:del w:id="453" w:author="Clemens" w:date="2021-05-05T14:57:00Z">
        <w:r w:rsidRPr="002A3B2A" w:rsidDel="00DE6EB2">
          <w:rPr>
            <w:rFonts w:ascii="Times New Roman" w:hAnsi="Times New Roman" w:cs="Times New Roman"/>
          </w:rPr>
          <w:delText xml:space="preserve">their reproductive investment into the first clutch </w:delText>
        </w:r>
      </w:del>
      <w:del w:id="454" w:author="Clemens" w:date="2021-05-05T14:54:00Z">
        <w:r w:rsidRPr="002A3B2A" w:rsidDel="00DE6EB2">
          <w:rPr>
            <w:rFonts w:ascii="Times New Roman" w:hAnsi="Times New Roman" w:cs="Times New Roman"/>
          </w:rPr>
          <w:delText>and</w:delText>
        </w:r>
      </w:del>
      <w:del w:id="455" w:author="Clemens" w:date="2021-05-05T14:57:00Z">
        <w:r w:rsidRPr="002A3B2A" w:rsidDel="00DE6EB2">
          <w:rPr>
            <w:rFonts w:ascii="Times New Roman" w:hAnsi="Times New Roman" w:cs="Times New Roman"/>
          </w:rPr>
          <w:delText xml:space="preserve"> produc</w:delText>
        </w:r>
      </w:del>
      <w:del w:id="456" w:author="Clemens" w:date="2021-05-05T14:54:00Z">
        <w:r w:rsidRPr="002A3B2A" w:rsidDel="00DE6EB2">
          <w:rPr>
            <w:rFonts w:ascii="Times New Roman" w:hAnsi="Times New Roman" w:cs="Times New Roman"/>
          </w:rPr>
          <w:delText>e</w:delText>
        </w:r>
      </w:del>
      <w:del w:id="457" w:author="Clemens" w:date="2021-05-05T14:57:00Z">
        <w:r w:rsidRPr="002A3B2A" w:rsidDel="00DE6EB2">
          <w:rPr>
            <w:rFonts w:ascii="Times New Roman" w:hAnsi="Times New Roman" w:cs="Times New Roman"/>
          </w:rPr>
          <w:delText xml:space="preserve"> small eggs to enable them to quickly produce a second clutch</w:delText>
        </w:r>
        <w:r w:rsidR="00812715" w:rsidRPr="002A3B2A" w:rsidDel="00DE6EB2">
          <w:rPr>
            <w:rFonts w:ascii="Times New Roman" w:hAnsi="Times New Roman" w:cs="Times New Roman"/>
          </w:rPr>
          <w:delText xml:space="preserve">, we believe </w:delText>
        </w:r>
      </w:del>
      <w:del w:id="458" w:author="Clemens" w:date="2021-05-05T14:49:00Z">
        <w:r w:rsidR="00812715" w:rsidRPr="002A3B2A" w:rsidDel="0023392D">
          <w:rPr>
            <w:rFonts w:ascii="Times New Roman" w:hAnsi="Times New Roman" w:cs="Times New Roman"/>
          </w:rPr>
          <w:delText>there is no selective opportunity for this because</w:delText>
        </w:r>
      </w:del>
      <w:del w:id="459" w:author="Clemens" w:date="2021-05-05T14:57:00Z">
        <w:r w:rsidR="00812715" w:rsidRPr="002A3B2A" w:rsidDel="00DE6EB2">
          <w:rPr>
            <w:rFonts w:ascii="Times New Roman" w:hAnsi="Times New Roman" w:cs="Times New Roman"/>
          </w:rPr>
          <w:delText xml:space="preserve"> polyandr</w:delText>
        </w:r>
      </w:del>
      <w:del w:id="460" w:author="Clemens" w:date="2021-05-05T14:52:00Z">
        <w:r w:rsidR="00812715" w:rsidRPr="002A3B2A" w:rsidDel="00DE6EB2">
          <w:rPr>
            <w:rFonts w:ascii="Times New Roman" w:hAnsi="Times New Roman" w:cs="Times New Roman"/>
          </w:rPr>
          <w:delText>y</w:delText>
        </w:r>
      </w:del>
      <w:del w:id="461" w:author="Clemens" w:date="2021-05-05T14:57:00Z">
        <w:r w:rsidR="00812715" w:rsidRPr="002A3B2A" w:rsidDel="00DE6EB2">
          <w:rPr>
            <w:rFonts w:ascii="Times New Roman" w:hAnsi="Times New Roman" w:cs="Times New Roman"/>
          </w:rPr>
          <w:delText xml:space="preserve"> is highly unpredictable and </w:delText>
        </w:r>
      </w:del>
      <w:del w:id="462" w:author="Clemens" w:date="2021-05-05T14:50:00Z">
        <w:r w:rsidR="00812715" w:rsidRPr="002A3B2A" w:rsidDel="0023392D">
          <w:rPr>
            <w:rFonts w:ascii="Times New Roman" w:hAnsi="Times New Roman" w:cs="Times New Roman"/>
          </w:rPr>
          <w:delText>not guaranteed</w:delText>
        </w:r>
        <w:r w:rsidR="00BE3DB6" w:rsidRPr="002A3B2A" w:rsidDel="0023392D">
          <w:rPr>
            <w:rFonts w:ascii="Times New Roman" w:hAnsi="Times New Roman" w:cs="Times New Roman"/>
          </w:rPr>
          <w:delText xml:space="preserve"> – selection would rather favor females that maximize their current investment due to uncertain future breeding opportunities</w:delText>
        </w:r>
      </w:del>
      <w:del w:id="463" w:author="Clemens" w:date="2021-05-05T14:57:00Z">
        <w:r w:rsidRPr="002A3B2A" w:rsidDel="00DE6EB2">
          <w:rPr>
            <w:rFonts w:ascii="Times New Roman" w:hAnsi="Times New Roman" w:cs="Times New Roman"/>
          </w:rPr>
          <w:delText>.</w:delText>
        </w:r>
      </w:del>
    </w:p>
    <w:p w14:paraId="50DD6C8E" w14:textId="77777777" w:rsidR="00784445" w:rsidRPr="002A3B2A" w:rsidRDefault="00784445">
      <w:pPr>
        <w:spacing w:line="360" w:lineRule="auto"/>
        <w:jc w:val="both"/>
        <w:rPr>
          <w:rFonts w:ascii="Times New Roman" w:hAnsi="Times New Roman" w:cs="Times New Roman"/>
          <w:lang w:val="en-GB"/>
        </w:rPr>
        <w:pPrChange w:id="464" w:author="Clemens" w:date="2021-05-05T15:06:00Z">
          <w:pPr>
            <w:suppressLineNumbers/>
            <w:spacing w:line="360" w:lineRule="auto"/>
            <w:jc w:val="both"/>
          </w:pPr>
        </w:pPrChange>
      </w:pPr>
    </w:p>
    <w:p w14:paraId="599A70AE" w14:textId="5AA1CB67" w:rsidR="00784445" w:rsidRPr="002A3B2A" w:rsidRDefault="00784445" w:rsidP="002A3B2A">
      <w:pPr>
        <w:spacing w:line="360" w:lineRule="auto"/>
        <w:jc w:val="both"/>
        <w:rPr>
          <w:rFonts w:ascii="Times New Roman" w:hAnsi="Times New Roman" w:cs="Times New Roman"/>
          <w:lang w:val="en-GB"/>
        </w:rPr>
      </w:pPr>
      <w:r w:rsidRPr="002A3B2A">
        <w:rPr>
          <w:rFonts w:ascii="Times New Roman" w:hAnsi="Times New Roman" w:cs="Times New Roman"/>
          <w:lang w:val="en-GB"/>
        </w:rPr>
        <w:t xml:space="preserve">One limitation of our study is that some snowy plover females show high breeding dispersal and can produce sequential nests hundreds of kilometres apart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&lt;citation&gt;&lt;priority&gt;77&lt;/priority&gt;&lt;uuid&gt;96CF1612-4884-4089-AA15-428AFB7568EE&lt;/uuid&gt;&lt;publications&gt;&lt;publication&gt;&lt;subtype&gt;400&lt;/subtype&gt;&lt;title&gt;Long-distance breeding dispersal of snowy plovers in western North America&lt;/title&gt;&lt;url&gt;http://www.jstor.org/stable/5266&lt;/url&gt;&lt;volume&gt;63&lt;/volume&gt;&lt;publication_date&gt;99199410001200000000220000&lt;/publication_date&gt;&lt;uuid&gt;404EC5AA-7B62-44E7-85C0-DC65D070E810&lt;/uuid&gt;&lt;type&gt;400&lt;/type&gt;&lt;number&gt;4&lt;/number&gt;&lt;citekey&gt;stenzel_long-distance_1994&lt;/citekey&gt;&lt;doi&gt;10.2307/5266&lt;/doi&gt;&lt;startpage&gt;887&lt;/startpage&gt;&lt;endpage&gt;902&lt;/endpage&gt;&lt;bundle&gt;&lt;publication&gt;&lt;title&gt;Journal of Animal Ecology&lt;/title&gt;&lt;uuid&gt;6282EBD2-2EB0-4431-B6F3-1E246CB9C3FA&lt;/uuid&gt;&lt;subtype&gt;-100&lt;/subtype&gt;&lt;type&gt;-100&lt;/type&gt;&lt;/publication&gt;&lt;/bundle&gt;&lt;authors&gt;&lt;author&gt;&lt;lastName&gt;Stenzel&lt;/lastName&gt;&lt;firstName&gt;Lynne&lt;/firstName&gt;&lt;middleNames&gt;E&lt;/middleNames&gt;&lt;/author&gt;&lt;author&gt;&lt;lastName&gt;Warriner&lt;/lastName&gt;&lt;firstName&gt;Jane&lt;/firstName&gt;&lt;middleNames&gt;C&lt;/middleNames&gt;&lt;/author&gt;&lt;author&gt;&lt;lastName&gt;Warriner&lt;/lastName&gt;&lt;firstName&gt;John&lt;/firstName&gt;&lt;middleNames&gt;S&lt;/middleNames&gt;&lt;/author&gt;&lt;author&gt;&lt;lastName&gt;Wilson&lt;/lastName&gt;&lt;firstName&gt;Katherine&lt;/firstName&gt;&lt;middleNames&gt;S&lt;/middleNames&gt;&lt;/author&gt;&lt;author&gt;&lt;lastName&gt;Bidstrup&lt;/lastName&gt;&lt;firstName&gt;Frances&lt;/firstName&gt;&lt;middleNames&gt;C&lt;/middleNames&gt;&lt;/author&gt;&lt;author&gt;&lt;lastName&gt;Page&lt;/lastName&gt;&lt;firstName&gt;Gary&lt;/firstName&gt;&lt;middleNames&gt;W&lt;/middleNames&gt;&lt;/author&gt;&lt;/authors&gt;&lt;/publication&gt;&lt;publication&gt;&lt;subtype&gt;400&lt;/subtype&gt;&lt;title&gt;Population differentiation and historical demography of the threatened snowy plover Charadrius nivosus (Cassin, 1858)&lt;/title&gt;&lt;url&gt;https://doi.org/10.1007/s10592-020-01256-8&lt;/url&gt;&lt;volume&gt;21&lt;/volume&gt;&lt;publication_date&gt;99202000001200000000200000&lt;/publication_date&gt;&lt;uuid&gt;164344C3-11C8-4883-88E8-4CD5EE711B71&lt;/uuid&gt;&lt;type&gt;400&lt;/type&gt;&lt;number&gt;3&lt;/number&gt;&lt;startpage&gt;387&lt;/startpage&gt;&lt;endpage&gt;404&lt;/endpage&gt;&lt;bundle&gt;&lt;publication&gt;&lt;title&gt;Conservation Genetics&lt;/title&gt;&lt;uuid&gt;35CF2A99-9342-4428-AC9C-6A10EC6EE246&lt;/uuid&gt;&lt;subtype&gt;-100&lt;/subtype&gt;&lt;publisher&gt;Springer&lt;/publisher&gt;&lt;type&gt;-100&lt;/type&gt;&lt;/publication&gt;&lt;/bundle&gt;&lt;authors&gt;&lt;author&gt;&lt;lastName&gt;D'Urban Jackson&lt;/lastName&gt;&lt;firstName&gt;Josephine&lt;/firstName&gt;&lt;/author&gt;&lt;author&gt;&lt;lastName&gt;Bruford&lt;/lastName&gt;&lt;firstName&gt;Michael&lt;/firstName&gt;&lt;middleNames&gt;W&lt;/middleNames&gt;&lt;/author&gt;&lt;author&gt;&lt;lastName&gt;Székely&lt;/lastName&gt;&lt;firstName&gt;Tamás&lt;/firstName&gt;&lt;/author&gt;&lt;author&gt;&lt;lastName&gt;DaCosta&lt;/lastName&gt;&lt;firstName&gt;Jeffrey&lt;/firstName&gt;&lt;middleNames&gt;M&lt;/middleNames&gt;&lt;/author&gt;&lt;author&gt;&lt;lastName&gt;Sorenson&lt;/lastName&gt;&lt;firstName&gt;Michael&lt;/firstName&gt;&lt;middleNames&gt;D&lt;/middleNames&gt;&lt;/author&gt;&lt;author&gt;&lt;lastName&gt;Russo&lt;/lastName&gt;&lt;firstName&gt;Isa-Rita&lt;/firstName&gt;&lt;middleNames&gt;M&lt;/middleNames&gt;&lt;/author&gt;&lt;author&gt;&lt;lastName&gt;Maher&lt;/lastName&gt;&lt;firstName&gt;Kathryn&lt;/firstName&gt;&lt;middleNames&gt;H&lt;/middleNames&gt;&lt;/author&gt;&lt;author&gt;&lt;lastName&gt;Cruz-López&lt;/lastName&gt;&lt;firstName&gt;Medardo&lt;/firstName&gt;&lt;/author&gt;&lt;author&gt;&lt;lastName&gt;Galindo-Espinosa&lt;/lastName&gt;&lt;firstName&gt;Daniel&lt;/firstName&gt;&lt;/author&gt;&lt;author&gt;&lt;lastName&gt;Palacios&lt;/lastName&gt;&lt;firstName&gt;Eduardo&lt;/firstName&gt;&lt;/author&gt;&lt;author&gt;&lt;lastName&gt;Sucre-Medrano&lt;/lastName&gt;&lt;nonDroppingParticle&gt;De&lt;/nonDroppingParticle&gt;&lt;firstName&gt;Atahualpa&lt;/firstName&gt;&lt;middleNames&gt;Eduardo&lt;/middleNames&gt;&lt;/author&gt;&lt;author&gt;&lt;lastName&gt;Cavitt&lt;/lastName&gt;&lt;firstName&gt;John&lt;/firstName&gt;&lt;/author&gt;&lt;author&gt;&lt;lastName&gt;Pruner&lt;/lastName&gt;&lt;firstName&gt;Raya&lt;/firstName&gt;&lt;/author&gt;&lt;author&gt;&lt;lastName&gt;Morales&lt;/lastName&gt;&lt;firstName&gt;Alcides&lt;/firstName&gt;&lt;middleNames&gt;L&lt;/middleNames&gt;&lt;/author&gt;&lt;author&gt;&lt;lastName&gt;Gonzalez&lt;/lastName&gt;&lt;firstName&gt;Oscar&lt;/firstName&gt;&lt;/author&gt;&lt;author&gt;&lt;lastName&gt;Burke&lt;/lastName&gt;&lt;firstName&gt;Terry&lt;/firstName&gt;&lt;/author&gt;&lt;author&gt;&lt;lastName&gt;Küpper&lt;/lastName&gt;&lt;firstName&gt;Clemens&lt;/firstName&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(Stenzel </w:t>
      </w:r>
      <w:r w:rsidR="00472B4F">
        <w:rPr>
          <w:rFonts w:ascii="Times New Roman" w:hAnsi="Times New Roman" w:cs="Times New Roman"/>
          <w:i/>
          <w:iCs/>
        </w:rPr>
        <w:t>et al.</w:t>
      </w:r>
      <w:r w:rsidR="00472B4F">
        <w:rPr>
          <w:rFonts w:ascii="Times New Roman" w:hAnsi="Times New Roman" w:cs="Times New Roman"/>
        </w:rPr>
        <w:t xml:space="preserve">, 1994; D'Urban Jackson </w:t>
      </w:r>
      <w:r w:rsidR="00472B4F">
        <w:rPr>
          <w:rFonts w:ascii="Times New Roman" w:hAnsi="Times New Roman" w:cs="Times New Roman"/>
          <w:i/>
          <w:iCs/>
        </w:rPr>
        <w:t>et al.</w:t>
      </w:r>
      <w:r w:rsidR="00472B4F">
        <w:rPr>
          <w:rFonts w:ascii="Times New Roman" w:hAnsi="Times New Roman" w:cs="Times New Roman"/>
        </w:rPr>
        <w:t>, 2020)</w:t>
      </w:r>
      <w:r w:rsidR="00A934CA">
        <w:rPr>
          <w:rFonts w:ascii="Times New Roman" w:hAnsi="Times New Roman" w:cs="Times New Roman"/>
        </w:rPr>
        <w:fldChar w:fldCharType="end"/>
      </w:r>
      <w:r w:rsidRPr="002A3B2A">
        <w:rPr>
          <w:rFonts w:ascii="Times New Roman" w:hAnsi="Times New Roman" w:cs="Times New Roman"/>
          <w:lang w:val="en-GB"/>
        </w:rPr>
        <w:t xml:space="preserve">. As our population is open to immigration and emigration, we have likely missed documenting polyandrous breeding attempts at unmonitored neighbouring nesting sites – meaning that we underestimate the true extent of polyandry. Yet, our observed clutch laying distribution (Fig. 5) suggests that this unavoidable limitation is not a major concern because we would have otherwise expected a larger share of seemingly monogamous females breeding at the beginning and end of the breeding season – instead we see that monogamous breeders tend to nest in the middle of the season. Furthermore, we acknowledge that our relatively small sample of known-age individuals presents a limitation to our study, however this simply reflects the challenge of studying an open population in the wild that exhibits high natal dispersal (jackdaw </w:t>
      </w:r>
      <w:r w:rsidRPr="002A3B2A">
        <w:rPr>
          <w:rFonts w:ascii="Times New Roman" w:hAnsi="Times New Roman" w:cs="Times New Roman"/>
          <w:i/>
          <w:iCs/>
          <w:lang w:val="en-GB"/>
        </w:rPr>
        <w:t>Corvus monedula</w:t>
      </w:r>
      <w:r w:rsidRPr="002A3B2A">
        <w:rPr>
          <w:rFonts w:ascii="Times New Roman" w:hAnsi="Times New Roman" w:cs="Times New Roman"/>
          <w:lang w:val="en-GB"/>
        </w:rPr>
        <w:t xml:space="preserve">, </w:t>
      </w:r>
      <w:r w:rsidRPr="002A3B2A">
        <w:rPr>
          <w:rFonts w:ascii="Times New Roman" w:hAnsi="Times New Roman" w:cs="Times New Roman"/>
          <w:i/>
          <w:iCs/>
          <w:lang w:val="en-GB"/>
        </w:rPr>
        <w:t>N</w:t>
      </w:r>
      <w:r w:rsidRPr="002A3B2A">
        <w:rPr>
          <w:rFonts w:ascii="Times New Roman" w:hAnsi="Times New Roman" w:cs="Times New Roman"/>
          <w:lang w:val="en-GB"/>
        </w:rPr>
        <w:t xml:space="preserve"> = 30,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&lt;citation&gt;&lt;priority&gt;78&lt;/priority&gt;&lt;uuid&gt;9738C26C-DC62-4F0C-8E92-08B2957C3A82&lt;/uuid&gt;&lt;publications&gt;&lt;publication&gt;&lt;subtype&gt;400&lt;/subtype&gt;&lt;publisher&gt;John Wiley &amp;amp; Sons, Ltd&lt;/publisher&gt;&lt;title&gt;Reproductive effort accelerates actuarial senescence in wild birds: an experimental study.&lt;/title&gt;&lt;url&gt;http://doi.wiley.com/10.1111/ele.12263&lt;/url&gt;&lt;volume&gt;17&lt;/volume&gt;&lt;publication_date&gt;99201405001200000000220000&lt;/publication_date&gt;&lt;uuid&gt;A4D1DE66-3E52-4B1F-A691-678A4C5B2C62&lt;/uuid&gt;&lt;type&gt;400&lt;/type&gt;&lt;number&gt;5&lt;/number&gt;&lt;citekey&gt;Boonekamp:2014ih&lt;/citekey&gt;&lt;doi&gt;10.1111/ele.12263&lt;/doi&gt;&lt;startpage&gt;599&lt;/startpage&gt;&lt;endpage&gt;605&lt;/endpage&gt;&lt;bundle&gt;&lt;publication&gt;&lt;title&gt;Ecology Letters&lt;/title&gt;&lt;uuid&gt;9399A80B-257B-4135-AF74-82199C730EB1&lt;/uuid&gt;&lt;subtype&gt;-100&lt;/subtype&gt;&lt;publisher&gt;Blackwell Science Ltd&lt;/publisher&gt;&lt;type&gt;-100&lt;/type&gt;&lt;/publication&gt;&lt;/bundle&gt;&lt;authors&gt;&lt;author&gt;&lt;lastName&gt;Boonekamp&lt;/lastName&gt;&lt;firstName&gt;Jelle&lt;/firstName&gt;&lt;middleNames&gt;J&lt;/middleNames&gt;&lt;/author&gt;&lt;author&gt;&lt;lastName&gt;Salomons&lt;/lastName&gt;&lt;firstName&gt;Martijn&lt;/firstName&gt;&lt;/author&gt;&lt;author&gt;&lt;lastName&gt;Bouwhuis&lt;/lastName&gt;&lt;firstName&gt;Sandra&lt;/firstName&gt;&lt;/author&gt;&lt;author&gt;&lt;lastName&gt;Dijkstra&lt;/lastName&gt;&lt;firstName&gt;Cor&lt;/firstName&gt;&lt;/author&gt;&lt;author&gt;&lt;lastName&gt;Verhulst&lt;/lastName&gt;&lt;firstName&gt;Simon&lt;/firstName&gt;&lt;/author&gt;&lt;/authors&gt;&lt;editors&gt;&lt;author&gt;&lt;lastName&gt;Sorci&lt;/lastName&gt;&lt;firstName&gt;Gabriele&lt;/firstName&gt;&lt;/author&gt;&lt;/edit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(Boonekamp </w:t>
      </w:r>
      <w:r w:rsidR="00472B4F">
        <w:rPr>
          <w:rFonts w:ascii="Times New Roman" w:hAnsi="Times New Roman" w:cs="Times New Roman"/>
          <w:i/>
          <w:iCs/>
        </w:rPr>
        <w:t>et al.</w:t>
      </w:r>
      <w:r w:rsidR="00472B4F">
        <w:rPr>
          <w:rFonts w:ascii="Times New Roman" w:hAnsi="Times New Roman" w:cs="Times New Roman"/>
        </w:rPr>
        <w:t>, 2014)</w:t>
      </w:r>
      <w:r w:rsidR="00A934CA">
        <w:rPr>
          <w:rFonts w:ascii="Times New Roman" w:hAnsi="Times New Roman" w:cs="Times New Roman"/>
        </w:rPr>
        <w:fldChar w:fldCharType="end"/>
      </w:r>
      <w:r w:rsidRPr="002A3B2A">
        <w:rPr>
          <w:rFonts w:ascii="Times New Roman" w:hAnsi="Times New Roman" w:cs="Times New Roman"/>
          <w:lang w:val="en-GB"/>
        </w:rPr>
        <w:t xml:space="preserve">; white-throated sparrow </w:t>
      </w:r>
      <w:proofErr w:type="spellStart"/>
      <w:r w:rsidRPr="002A3B2A">
        <w:rPr>
          <w:rFonts w:ascii="Times New Roman" w:hAnsi="Times New Roman" w:cs="Times New Roman"/>
          <w:i/>
          <w:iCs/>
          <w:lang w:val="en-GB"/>
        </w:rPr>
        <w:t>Zonotrichia</w:t>
      </w:r>
      <w:proofErr w:type="spellEnd"/>
      <w:r w:rsidRPr="002A3B2A">
        <w:rPr>
          <w:rFonts w:ascii="Times New Roman" w:hAnsi="Times New Roman" w:cs="Times New Roman"/>
          <w:i/>
          <w:iCs/>
          <w:lang w:val="en-GB"/>
        </w:rPr>
        <w:t xml:space="preserve"> </w:t>
      </w:r>
      <w:proofErr w:type="spellStart"/>
      <w:r w:rsidRPr="002A3B2A">
        <w:rPr>
          <w:rFonts w:ascii="Times New Roman" w:hAnsi="Times New Roman" w:cs="Times New Roman"/>
          <w:i/>
          <w:iCs/>
          <w:lang w:val="en-GB"/>
        </w:rPr>
        <w:t>albicollis</w:t>
      </w:r>
      <w:proofErr w:type="spellEnd"/>
      <w:r w:rsidRPr="002A3B2A">
        <w:rPr>
          <w:rFonts w:ascii="Times New Roman" w:hAnsi="Times New Roman" w:cs="Times New Roman"/>
          <w:lang w:val="en-GB"/>
        </w:rPr>
        <w:t xml:space="preserve">, </w:t>
      </w:r>
      <w:r w:rsidRPr="002A3B2A">
        <w:rPr>
          <w:rFonts w:ascii="Times New Roman" w:hAnsi="Times New Roman" w:cs="Times New Roman"/>
          <w:i/>
          <w:iCs/>
          <w:lang w:val="en-GB"/>
        </w:rPr>
        <w:t>N</w:t>
      </w:r>
      <w:r w:rsidRPr="002A3B2A">
        <w:rPr>
          <w:rFonts w:ascii="Times New Roman" w:hAnsi="Times New Roman" w:cs="Times New Roman"/>
          <w:lang w:val="en-GB"/>
        </w:rPr>
        <w:t xml:space="preserve"> = 59, </w:t>
      </w:r>
      <w:r w:rsidR="00A934CA">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&lt;citation&gt;&lt;priority&gt;79&lt;/priority&gt;&lt;uuid&gt;DE2DBE21-E6E9-4511-854C-B2467A887820&lt;/uuid&gt;&lt;publications&gt;&lt;publication&gt;&lt;subtype&gt;400&lt;/subtype&gt;&lt;publisher&gt;The Royal Society&lt;/publisher&gt;&lt;title&gt;Actuarial senescence in a dimorphic bird: different rates of ageing in morphs with discrete reproductive strategies.&lt;/title&gt;&lt;url&gt;https://royalsocietypublishing.org/doi/10.1098/rspb.2018.2053&lt;/url&gt;&lt;volume&gt;285&lt;/volume&gt;&lt;publication_date&gt;99201812051200000000222000&lt;/publication_date&gt;&lt;uuid&gt;893656E7-00B4-4EFE-A218-427F4DA022B0&lt;/uuid&gt;&lt;version&gt;2&lt;/version&gt;&lt;type&gt;400&lt;/type&gt;&lt;accepted_date&gt;99201811081200000000222000&lt;/accepted_date&gt;&lt;number&gt;1892&lt;/number&gt;&lt;citekey&gt;Grunst:2018fb&lt;/citekey&gt;&lt;submission_date&gt;99201809211200000000222000&lt;/submission_date&gt;&lt;doi&gt;10.1098/rspb.2018.2053&lt;/doi&gt;&lt;institution&gt;Department of Biology, Indiana State University, Terre Haute, IN 47809, USA.&lt;/institution&gt;&lt;startpage&gt;20182053&lt;/startpage&gt;&lt;bundle&gt;&lt;publication&gt;&lt;title&gt;Proceedings. Biological sciences&lt;/title&gt;&lt;uuid&gt;B0D9F59F-40D4-4482-8616-DCA7C125D429&lt;/uuid&gt;&lt;subtype&gt;-100&lt;/subtype&gt;&lt;publisher&gt;The Royal Society&lt;/publisher&gt;&lt;type&gt;-100&lt;/type&gt;&lt;/publication&gt;&lt;/bundle&gt;&lt;authors&gt;&lt;author&gt;&lt;lastName&gt;Grunst&lt;/lastName&gt;&lt;firstName&gt;Melissa&lt;/firstName&gt;&lt;middleNames&gt;L&lt;/middleNames&gt;&lt;/author&gt;&lt;author&gt;&lt;lastName&gt;Grunst&lt;/lastName&gt;&lt;firstName&gt;Andrea&lt;/firstName&gt;&lt;middleNames&gt;S&lt;/middleNames&gt;&lt;/author&gt;&lt;author&gt;&lt;lastName&gt;Formica&lt;/lastName&gt;&lt;firstName&gt;Vincent&lt;/firstName&gt;&lt;middleNames&gt;A&lt;/middleNames&gt;&lt;/author&gt;&lt;author&gt;&lt;lastName&gt;Korody&lt;/lastName&gt;&lt;firstName&gt;Marisa&lt;/firstName&gt;&lt;middleNames&gt;L&lt;/middleNames&gt;&lt;/author&gt;&lt;author&gt;&lt;lastName&gt;Betuel&lt;/lastName&gt;&lt;firstName&gt;Adam&lt;/firstName&gt;&lt;middleNames&gt;M&lt;/middleNames&gt;&lt;/author&gt;&lt;author&gt;&lt;lastName&gt;Barcelo-Serra&lt;/lastName&gt;&lt;firstName&gt;Margarida&lt;/firstName&gt;&lt;/author&gt;&lt;author&gt;&lt;lastName&gt;Gonser&lt;/lastName&gt;&lt;firstName&gt;Rusty&lt;/firstName&gt;&lt;middleNames&gt;A&lt;/middleNames&gt;&lt;/author&gt;&lt;author&gt;&lt;lastName&gt;Tuttle&lt;/lastName&gt;&lt;firstName&gt;Elaina&lt;/firstName&gt;&lt;middleNames&gt;M&lt;/middleNames&gt;&lt;/author&gt;&lt;/authors&gt;&lt;/publication&gt;&lt;/publications&gt;&lt;cites&gt;&lt;/cites&gt;&lt;/citation&gt;</w:instrText>
      </w:r>
      <w:r w:rsidR="00A934CA">
        <w:rPr>
          <w:rFonts w:ascii="Times New Roman" w:hAnsi="Times New Roman" w:cs="Times New Roman"/>
        </w:rPr>
        <w:fldChar w:fldCharType="separate"/>
      </w:r>
      <w:r w:rsidR="00472B4F">
        <w:rPr>
          <w:rFonts w:ascii="Times New Roman" w:hAnsi="Times New Roman" w:cs="Times New Roman"/>
        </w:rPr>
        <w:t xml:space="preserve">(Grunst </w:t>
      </w:r>
      <w:r w:rsidR="00472B4F">
        <w:rPr>
          <w:rFonts w:ascii="Times New Roman" w:hAnsi="Times New Roman" w:cs="Times New Roman"/>
          <w:i/>
          <w:iCs/>
        </w:rPr>
        <w:t>et al.</w:t>
      </w:r>
      <w:r w:rsidR="00472B4F">
        <w:rPr>
          <w:rFonts w:ascii="Times New Roman" w:hAnsi="Times New Roman" w:cs="Times New Roman"/>
        </w:rPr>
        <w:t>, 2018)</w:t>
      </w:r>
      <w:r w:rsidR="00A934CA">
        <w:rPr>
          <w:rFonts w:ascii="Times New Roman" w:hAnsi="Times New Roman" w:cs="Times New Roman"/>
        </w:rPr>
        <w:fldChar w:fldCharType="end"/>
      </w:r>
      <w:r w:rsidRPr="002A3B2A">
        <w:rPr>
          <w:rFonts w:ascii="Times New Roman" w:hAnsi="Times New Roman" w:cs="Times New Roman"/>
          <w:lang w:val="en-GB"/>
        </w:rPr>
        <w:t>). Nonetheless, we believe our study provides important insights that are robust to our sample size.</w:t>
      </w:r>
    </w:p>
    <w:p w14:paraId="14E1AF09" w14:textId="77777777" w:rsidR="00784445" w:rsidRPr="002A3B2A" w:rsidRDefault="00784445" w:rsidP="00E13C34">
      <w:pPr>
        <w:suppressLineNumbers/>
        <w:spacing w:line="360" w:lineRule="auto"/>
        <w:jc w:val="both"/>
        <w:rPr>
          <w:rFonts w:ascii="Times New Roman" w:hAnsi="Times New Roman" w:cs="Times New Roman"/>
          <w:lang w:val="en-GB"/>
        </w:rPr>
      </w:pPr>
    </w:p>
    <w:p w14:paraId="371D5D70" w14:textId="785213A2" w:rsidR="004D6F5F" w:rsidRPr="002A3B2A" w:rsidRDefault="00784445" w:rsidP="002A3B2A">
      <w:pPr>
        <w:spacing w:line="360" w:lineRule="auto"/>
        <w:jc w:val="both"/>
        <w:rPr>
          <w:rFonts w:ascii="Times New Roman" w:hAnsi="Times New Roman" w:cs="Times New Roman"/>
          <w:lang w:val="en-GB"/>
        </w:rPr>
      </w:pPr>
      <w:commentRangeStart w:id="465"/>
      <w:r w:rsidRPr="002A3B2A">
        <w:rPr>
          <w:rFonts w:ascii="Times New Roman" w:hAnsi="Times New Roman" w:cs="Times New Roman"/>
          <w:lang w:val="en-GB"/>
        </w:rPr>
        <w:t xml:space="preserve">In conclusion, we show that </w:t>
      </w:r>
      <w:commentRangeEnd w:id="465"/>
      <w:r w:rsidR="006F1356">
        <w:rPr>
          <w:rStyle w:val="CommentReference"/>
          <w:rFonts w:ascii="Times New Roman" w:eastAsia="Times New Roman" w:hAnsi="Times New Roman" w:cs="Times New Roman"/>
        </w:rPr>
        <w:commentReference w:id="465"/>
      </w:r>
      <w:r w:rsidRPr="002A3B2A">
        <w:rPr>
          <w:rFonts w:ascii="Times New Roman" w:hAnsi="Times New Roman" w:cs="Times New Roman"/>
          <w:lang w:val="en-GB"/>
        </w:rPr>
        <w:t xml:space="preserve">egg size </w:t>
      </w:r>
      <w:r w:rsidR="00A50A9D" w:rsidRPr="002A3B2A">
        <w:rPr>
          <w:rFonts w:ascii="Times New Roman" w:hAnsi="Times New Roman" w:cs="Times New Roman"/>
          <w:lang w:val="en-GB"/>
        </w:rPr>
        <w:t>variation in</w:t>
      </w:r>
      <w:r w:rsidRPr="002A3B2A">
        <w:rPr>
          <w:rFonts w:ascii="Times New Roman" w:hAnsi="Times New Roman" w:cs="Times New Roman"/>
          <w:lang w:val="en-GB"/>
        </w:rPr>
        <w:t xml:space="preserve"> snowy plovers is </w:t>
      </w:r>
      <w:r w:rsidR="00495FFC" w:rsidRPr="002A3B2A">
        <w:rPr>
          <w:rFonts w:ascii="Times New Roman" w:hAnsi="Times New Roman" w:cs="Times New Roman"/>
          <w:lang w:val="en-GB"/>
        </w:rPr>
        <w:t>highly repeatable within individuals and remains stable over life despite a substantial cumulative maternal</w:t>
      </w:r>
      <w:r w:rsidR="00A50A9D" w:rsidRPr="002A3B2A">
        <w:rPr>
          <w:rFonts w:ascii="Times New Roman" w:hAnsi="Times New Roman" w:cs="Times New Roman"/>
          <w:lang w:val="en-GB"/>
        </w:rPr>
        <w:t xml:space="preserve"> investment</w:t>
      </w:r>
      <w:r w:rsidRPr="002A3B2A">
        <w:rPr>
          <w:rFonts w:ascii="Times New Roman" w:hAnsi="Times New Roman" w:cs="Times New Roman"/>
          <w:lang w:val="en-GB"/>
        </w:rPr>
        <w:t xml:space="preserve">. </w:t>
      </w:r>
      <w:r w:rsidR="00495FFC" w:rsidRPr="002A3B2A">
        <w:rPr>
          <w:rFonts w:ascii="Times New Roman" w:hAnsi="Times New Roman" w:cs="Times New Roman"/>
          <w:lang w:val="en-GB"/>
        </w:rPr>
        <w:t xml:space="preserve">Rather, egg size variation </w:t>
      </w:r>
      <w:del w:id="466" w:author="Clemens" w:date="2021-05-05T15:18:00Z">
        <w:r w:rsidR="00495FFC" w:rsidRPr="002A3B2A" w:rsidDel="006F1356">
          <w:rPr>
            <w:rFonts w:ascii="Times New Roman" w:hAnsi="Times New Roman" w:cs="Times New Roman"/>
            <w:lang w:val="en-GB"/>
          </w:rPr>
          <w:delText xml:space="preserve">is </w:delText>
        </w:r>
      </w:del>
      <w:ins w:id="467" w:author="Clemens" w:date="2021-05-05T15:18:00Z">
        <w:r w:rsidR="006F1356">
          <w:rPr>
            <w:rFonts w:ascii="Times New Roman" w:hAnsi="Times New Roman" w:cs="Times New Roman"/>
            <w:lang w:val="en-GB"/>
          </w:rPr>
          <w:t>seems to be</w:t>
        </w:r>
        <w:r w:rsidR="006F1356" w:rsidRPr="002A3B2A">
          <w:rPr>
            <w:rFonts w:ascii="Times New Roman" w:hAnsi="Times New Roman" w:cs="Times New Roman"/>
            <w:lang w:val="en-GB"/>
          </w:rPr>
          <w:t xml:space="preserve"> </w:t>
        </w:r>
      </w:ins>
      <w:r w:rsidR="00495FFC" w:rsidRPr="002A3B2A">
        <w:rPr>
          <w:rFonts w:ascii="Times New Roman" w:hAnsi="Times New Roman" w:cs="Times New Roman"/>
          <w:lang w:val="en-GB"/>
        </w:rPr>
        <w:t xml:space="preserve">driven by seasonal fluctuations in resource </w:t>
      </w:r>
      <w:r w:rsidR="00495FFC" w:rsidRPr="002A3B2A">
        <w:rPr>
          <w:rFonts w:ascii="Times New Roman" w:hAnsi="Times New Roman" w:cs="Times New Roman"/>
          <w:lang w:val="en-GB"/>
        </w:rPr>
        <w:lastRenderedPageBreak/>
        <w:t>availability</w:t>
      </w:r>
      <w:r w:rsidR="00A50A9D" w:rsidRPr="002A3B2A">
        <w:rPr>
          <w:rFonts w:ascii="Times New Roman" w:hAnsi="Times New Roman" w:cs="Times New Roman"/>
          <w:lang w:val="en-GB"/>
        </w:rPr>
        <w:t xml:space="preserve"> which, in combination with female-female scramble competition over early nesting opportunities, creates a trade-off between current and future reproductive investments.</w:t>
      </w:r>
      <w:r w:rsidR="00495FFC" w:rsidRPr="002A3B2A">
        <w:rPr>
          <w:rFonts w:ascii="Times New Roman" w:hAnsi="Times New Roman" w:cs="Times New Roman"/>
          <w:lang w:val="en-GB"/>
        </w:rPr>
        <w:t xml:space="preserve"> </w:t>
      </w:r>
      <w:r w:rsidRPr="002A3B2A">
        <w:rPr>
          <w:rFonts w:ascii="Times New Roman" w:hAnsi="Times New Roman" w:cs="Times New Roman"/>
          <w:lang w:val="en-GB"/>
        </w:rPr>
        <w:t xml:space="preserve">Our results suggest that senescence is </w:t>
      </w:r>
      <w:r w:rsidR="00A50A9D" w:rsidRPr="002A3B2A">
        <w:rPr>
          <w:rFonts w:ascii="Times New Roman" w:hAnsi="Times New Roman" w:cs="Times New Roman"/>
          <w:lang w:val="en-GB"/>
        </w:rPr>
        <w:t xml:space="preserve">not </w:t>
      </w:r>
      <w:r w:rsidRPr="002A3B2A">
        <w:rPr>
          <w:rFonts w:ascii="Times New Roman" w:hAnsi="Times New Roman" w:cs="Times New Roman"/>
          <w:lang w:val="en-GB"/>
        </w:rPr>
        <w:t xml:space="preserve">a major driver of age-dependent dynamics of egg size – </w:t>
      </w:r>
      <w:r w:rsidR="00A50A9D" w:rsidRPr="002A3B2A">
        <w:rPr>
          <w:rFonts w:ascii="Times New Roman" w:hAnsi="Times New Roman" w:cs="Times New Roman"/>
          <w:lang w:val="en-GB"/>
        </w:rPr>
        <w:t>a surprising result that is in</w:t>
      </w:r>
      <w:r w:rsidRPr="002A3B2A">
        <w:rPr>
          <w:rFonts w:ascii="Times New Roman" w:hAnsi="Times New Roman" w:cs="Times New Roman"/>
          <w:lang w:val="en-GB"/>
        </w:rPr>
        <w:t xml:space="preserve">consistent with the disposable soma theory. Yet, we </w:t>
      </w:r>
      <w:r w:rsidR="00A50A9D" w:rsidRPr="002A3B2A">
        <w:rPr>
          <w:rFonts w:ascii="Times New Roman" w:hAnsi="Times New Roman" w:cs="Times New Roman"/>
          <w:lang w:val="en-GB"/>
        </w:rPr>
        <w:t>do</w:t>
      </w:r>
      <w:r w:rsidRPr="002A3B2A">
        <w:rPr>
          <w:rFonts w:ascii="Times New Roman" w:hAnsi="Times New Roman" w:cs="Times New Roman"/>
          <w:lang w:val="en-GB"/>
        </w:rPr>
        <w:t xml:space="preserve"> show that the </w:t>
      </w:r>
      <w:r w:rsidR="00A50A9D" w:rsidRPr="002A3B2A">
        <w:rPr>
          <w:rFonts w:ascii="Times New Roman" w:hAnsi="Times New Roman" w:cs="Times New Roman"/>
          <w:lang w:val="en-GB"/>
        </w:rPr>
        <w:t xml:space="preserve">prior experience gives older and local </w:t>
      </w:r>
      <w:ins w:id="468" w:author="Clemens" w:date="2021-05-05T15:18:00Z">
        <w:r w:rsidR="006F1356">
          <w:rPr>
            <w:rFonts w:ascii="Times New Roman" w:hAnsi="Times New Roman" w:cs="Times New Roman"/>
            <w:lang w:val="en-GB"/>
          </w:rPr>
          <w:t>fema</w:t>
        </w:r>
      </w:ins>
      <w:ins w:id="469" w:author="Clemens" w:date="2021-05-05T15:19:00Z">
        <w:r w:rsidR="006F1356">
          <w:rPr>
            <w:rFonts w:ascii="Times New Roman" w:hAnsi="Times New Roman" w:cs="Times New Roman"/>
            <w:lang w:val="en-GB"/>
          </w:rPr>
          <w:t xml:space="preserve">les </w:t>
        </w:r>
      </w:ins>
      <w:r w:rsidR="00A50A9D" w:rsidRPr="002A3B2A">
        <w:rPr>
          <w:rFonts w:ascii="Times New Roman" w:hAnsi="Times New Roman" w:cs="Times New Roman"/>
          <w:lang w:val="en-GB"/>
        </w:rPr>
        <w:t xml:space="preserve">a competitive advantage over younger and naïve conspecifics scrambling for early </w:t>
      </w:r>
      <w:ins w:id="470" w:author="Clemens" w:date="2021-05-05T15:19:00Z">
        <w:r w:rsidR="006F1356">
          <w:rPr>
            <w:rFonts w:ascii="Times New Roman" w:hAnsi="Times New Roman" w:cs="Times New Roman"/>
            <w:lang w:val="en-GB"/>
          </w:rPr>
          <w:t>breeding</w:t>
        </w:r>
      </w:ins>
      <w:del w:id="471" w:author="Clemens" w:date="2021-05-05T15:19:00Z">
        <w:r w:rsidR="00A50A9D" w:rsidRPr="002A3B2A" w:rsidDel="006F1356">
          <w:rPr>
            <w:rFonts w:ascii="Times New Roman" w:hAnsi="Times New Roman" w:cs="Times New Roman"/>
            <w:lang w:val="en-GB"/>
          </w:rPr>
          <w:delText>nesting</w:delText>
        </w:r>
      </w:del>
      <w:r w:rsidR="00A50A9D" w:rsidRPr="002A3B2A">
        <w:rPr>
          <w:rFonts w:ascii="Times New Roman" w:hAnsi="Times New Roman" w:cs="Times New Roman"/>
          <w:lang w:val="en-GB"/>
        </w:rPr>
        <w:t xml:space="preserve"> opportunities</w:t>
      </w:r>
      <w:ins w:id="472" w:author="Clemens" w:date="2021-05-05T15:19:00Z">
        <w:r w:rsidR="006F1356">
          <w:rPr>
            <w:rFonts w:ascii="Times New Roman" w:hAnsi="Times New Roman" w:cs="Times New Roman"/>
            <w:lang w:val="en-GB"/>
          </w:rPr>
          <w:t xml:space="preserve"> that are at the heart of the polyandrous mating strategy (Andersson 2004)</w:t>
        </w:r>
      </w:ins>
      <w:r w:rsidR="00A50A9D" w:rsidRPr="002A3B2A">
        <w:rPr>
          <w:rFonts w:ascii="Times New Roman" w:hAnsi="Times New Roman" w:cs="Times New Roman"/>
          <w:lang w:val="en-GB"/>
        </w:rPr>
        <w:t xml:space="preserve">. </w:t>
      </w:r>
      <w:r w:rsidRPr="002A3B2A">
        <w:rPr>
          <w:rFonts w:ascii="Times New Roman" w:hAnsi="Times New Roman" w:cs="Times New Roman"/>
          <w:lang w:val="en-GB"/>
        </w:rPr>
        <w:t>We suggest that future research should explore whether and how polygamy and senescence interact to affect the reproductive output and what consequences these factors have on offspring survival. Studying patterns of senescence in wild populations with flexible mating systems may help shed light on how variation in mating strategies shape individual life history trajectories and lifetime reproductive success.</w:t>
      </w:r>
      <w:r w:rsidR="004D6F5F" w:rsidRPr="002A3B2A">
        <w:rPr>
          <w:rFonts w:ascii="Times New Roman" w:hAnsi="Times New Roman" w:cs="Times New Roman"/>
        </w:rPr>
        <w:br w:type="page"/>
      </w:r>
    </w:p>
    <w:p w14:paraId="59A6A14E" w14:textId="6590FE21" w:rsidR="007E25AE" w:rsidRDefault="007E25AE">
      <w:pPr>
        <w:rPr>
          <w:rFonts w:ascii="Times New Roman" w:hAnsi="Times New Roman" w:cs="Times New Roman"/>
          <w:b/>
          <w:lang w:val="en-GB"/>
        </w:rPr>
      </w:pPr>
      <w:r>
        <w:rPr>
          <w:rFonts w:ascii="Times New Roman" w:hAnsi="Times New Roman" w:cs="Times New Roman"/>
          <w:b/>
          <w:lang w:val="en-GB"/>
        </w:rPr>
        <w:lastRenderedPageBreak/>
        <w:t>FIGURES</w:t>
      </w:r>
    </w:p>
    <w:p w14:paraId="7159534F" w14:textId="40309B35" w:rsidR="0036336B" w:rsidRDefault="0036336B" w:rsidP="0036336B">
      <w:pPr>
        <w:suppressLineNumbers/>
        <w:rPr>
          <w:rFonts w:ascii="Times New Roman" w:hAnsi="Times New Roman" w:cs="Times New Roman"/>
          <w:b/>
          <w:lang w:val="en-GB"/>
        </w:rPr>
      </w:pPr>
    </w:p>
    <w:p w14:paraId="733E2D8F" w14:textId="7F00F07A" w:rsidR="0036336B" w:rsidRDefault="0036336B" w:rsidP="0036336B">
      <w:pPr>
        <w:suppressLineNumbers/>
        <w:rPr>
          <w:rFonts w:ascii="Times New Roman" w:hAnsi="Times New Roman" w:cs="Times New Roman"/>
          <w:b/>
          <w:lang w:val="en-GB"/>
        </w:rPr>
      </w:pPr>
    </w:p>
    <w:p w14:paraId="41A03D88" w14:textId="70C624E5" w:rsidR="0036336B" w:rsidRDefault="0036336B" w:rsidP="0036336B">
      <w:pPr>
        <w:suppressLineNumbers/>
        <w:rPr>
          <w:rFonts w:ascii="Times New Roman" w:hAnsi="Times New Roman" w:cs="Times New Roman"/>
          <w:b/>
          <w:lang w:val="en-GB"/>
        </w:rPr>
      </w:pPr>
    </w:p>
    <w:p w14:paraId="134312F5" w14:textId="23BF246F" w:rsidR="0036336B" w:rsidRDefault="00D76B76" w:rsidP="0036336B">
      <w:pPr>
        <w:suppressLineNumbers/>
        <w:rPr>
          <w:rFonts w:ascii="Times New Roman" w:hAnsi="Times New Roman" w:cs="Times New Roman"/>
          <w:b/>
          <w:lang w:val="en-GB"/>
        </w:rPr>
      </w:pPr>
      <w:r w:rsidRPr="002A3B2A">
        <w:rPr>
          <w:rFonts w:ascii="Times New Roman" w:hAnsi="Times New Roman" w:cs="Times New Roman"/>
          <w:noProof/>
        </w:rPr>
        <w:drawing>
          <wp:anchor distT="0" distB="0" distL="114300" distR="114300" simplePos="0" relativeHeight="251687936" behindDoc="0" locked="0" layoutInCell="1" allowOverlap="1" wp14:anchorId="6E661405" wp14:editId="36879F71">
            <wp:simplePos x="0" y="0"/>
            <wp:positionH relativeFrom="margin">
              <wp:align>center</wp:align>
            </wp:positionH>
            <wp:positionV relativeFrom="margin">
              <wp:posOffset>805248</wp:posOffset>
            </wp:positionV>
            <wp:extent cx="4139565" cy="4599940"/>
            <wp:effectExtent l="0" t="0" r="635" b="0"/>
            <wp:wrapTopAndBottom/>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9565" cy="4599940"/>
                    </a:xfrm>
                    <a:prstGeom prst="rect">
                      <a:avLst/>
                    </a:prstGeom>
                  </pic:spPr>
                </pic:pic>
              </a:graphicData>
            </a:graphic>
          </wp:anchor>
        </w:drawing>
      </w:r>
    </w:p>
    <w:p w14:paraId="00151BD6" w14:textId="7D1BE759" w:rsidR="00D76B76" w:rsidRDefault="0036336B" w:rsidP="0036336B">
      <w:pPr>
        <w:spacing w:line="360" w:lineRule="auto"/>
        <w:rPr>
          <w:rFonts w:ascii="Times New Roman" w:hAnsi="Times New Roman" w:cs="Times New Roman"/>
          <w:bCs/>
          <w:lang w:val="en-GB"/>
        </w:rPr>
      </w:pPr>
      <w:r w:rsidRPr="0036336B">
        <w:rPr>
          <w:rFonts w:ascii="Times New Roman" w:hAnsi="Times New Roman" w:cs="Times New Roman"/>
          <w:b/>
          <w:lang w:val="en-GB"/>
        </w:rPr>
        <w:t xml:space="preserve">Figure 1. </w:t>
      </w:r>
      <w:r w:rsidRPr="0036336B">
        <w:rPr>
          <w:rFonts w:ascii="Times New Roman" w:hAnsi="Times New Roman" w:cs="Times New Roman"/>
          <w:bCs/>
          <w:lang w:val="en-GB"/>
        </w:rPr>
        <w:t>Logistic-bathtub mortality function for snowy plover females: a) frequency distribution of age-specific observations of 41 known-aged females and b) age-dependent mortality hazard.</w:t>
      </w:r>
    </w:p>
    <w:p w14:paraId="070C0A22" w14:textId="593F82A5" w:rsidR="00D76B76" w:rsidRDefault="00D76B76" w:rsidP="00D76B76">
      <w:pPr>
        <w:suppressLineNumbers/>
        <w:rPr>
          <w:rFonts w:ascii="Times New Roman" w:hAnsi="Times New Roman" w:cs="Times New Roman"/>
          <w:bCs/>
          <w:lang w:val="en-GB"/>
        </w:rPr>
      </w:pPr>
      <w:r>
        <w:rPr>
          <w:rFonts w:ascii="Times New Roman" w:hAnsi="Times New Roman" w:cs="Times New Roman"/>
          <w:bCs/>
          <w:lang w:val="en-GB"/>
        </w:rPr>
        <w:br w:type="page"/>
      </w:r>
    </w:p>
    <w:p w14:paraId="0AAAFD4B" w14:textId="1D5DD2B6" w:rsidR="007E25AE" w:rsidRDefault="009F5BCE" w:rsidP="0036336B">
      <w:pPr>
        <w:spacing w:line="360" w:lineRule="auto"/>
        <w:rPr>
          <w:rFonts w:ascii="Times New Roman" w:hAnsi="Times New Roman" w:cs="Times New Roman"/>
          <w:b/>
          <w:lang w:val="en-GB"/>
        </w:rPr>
      </w:pPr>
      <w:r w:rsidRPr="002A3B2A">
        <w:rPr>
          <w:rFonts w:ascii="Times New Roman" w:hAnsi="Times New Roman" w:cs="Times New Roman"/>
          <w:noProof/>
        </w:rPr>
        <w:lastRenderedPageBreak/>
        <w:drawing>
          <wp:anchor distT="0" distB="0" distL="114300" distR="114300" simplePos="0" relativeHeight="251689984" behindDoc="0" locked="0" layoutInCell="1" allowOverlap="1" wp14:anchorId="33695367" wp14:editId="17FD270B">
            <wp:simplePos x="0" y="0"/>
            <wp:positionH relativeFrom="margin">
              <wp:align>center</wp:align>
            </wp:positionH>
            <wp:positionV relativeFrom="margin">
              <wp:align>top</wp:align>
            </wp:positionV>
            <wp:extent cx="4937760" cy="8229600"/>
            <wp:effectExtent l="0" t="0" r="2540" b="0"/>
            <wp:wrapTopAndBottom/>
            <wp:docPr id="15" name="Picture 1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7760" cy="8229600"/>
                    </a:xfrm>
                    <a:prstGeom prst="rect">
                      <a:avLst/>
                    </a:prstGeom>
                  </pic:spPr>
                </pic:pic>
              </a:graphicData>
            </a:graphic>
          </wp:anchor>
        </w:drawing>
      </w:r>
      <w:r w:rsidR="007E25AE">
        <w:rPr>
          <w:rFonts w:ascii="Times New Roman" w:hAnsi="Times New Roman" w:cs="Times New Roman"/>
          <w:b/>
          <w:lang w:val="en-GB"/>
        </w:rPr>
        <w:br w:type="page"/>
      </w:r>
    </w:p>
    <w:p w14:paraId="37CE83F3" w14:textId="14567657" w:rsidR="009F5BCE" w:rsidRDefault="009F5BCE" w:rsidP="009F5BCE">
      <w:pPr>
        <w:spacing w:line="360" w:lineRule="auto"/>
        <w:rPr>
          <w:rFonts w:ascii="Times New Roman" w:hAnsi="Times New Roman" w:cs="Times New Roman"/>
          <w:b/>
          <w:lang w:val="en-GB"/>
        </w:rPr>
      </w:pPr>
      <w:r w:rsidRPr="009F5BCE">
        <w:rPr>
          <w:rFonts w:ascii="Times New Roman" w:hAnsi="Times New Roman" w:cs="Times New Roman"/>
          <w:b/>
          <w:lang w:val="en-GB"/>
        </w:rPr>
        <w:lastRenderedPageBreak/>
        <w:t>Figure 2</w:t>
      </w:r>
      <w:r>
        <w:rPr>
          <w:rFonts w:ascii="Times New Roman" w:hAnsi="Times New Roman" w:cs="Times New Roman"/>
          <w:b/>
          <w:lang w:val="en-GB"/>
        </w:rPr>
        <w:t xml:space="preserve"> (previous page)</w:t>
      </w:r>
      <w:r w:rsidRPr="009F5BCE">
        <w:rPr>
          <w:rFonts w:ascii="Times New Roman" w:hAnsi="Times New Roman" w:cs="Times New Roman"/>
          <w:b/>
          <w:lang w:val="en-GB"/>
        </w:rPr>
        <w:t xml:space="preserve">. </w:t>
      </w:r>
      <w:r w:rsidRPr="009F5BCE">
        <w:rPr>
          <w:rFonts w:ascii="Times New Roman" w:hAnsi="Times New Roman" w:cs="Times New Roman"/>
          <w:bCs/>
          <w:lang w:val="en-GB"/>
        </w:rPr>
        <w:t xml:space="preserve">Mating strategy and clutch number of female snowy plovers according to age. Each row shows an individual female in the population for which we have at least </w:t>
      </w:r>
      <w:r>
        <w:rPr>
          <w:rFonts w:ascii="Times New Roman" w:hAnsi="Times New Roman" w:cs="Times New Roman"/>
          <w:bCs/>
          <w:lang w:val="en-GB"/>
        </w:rPr>
        <w:t>three</w:t>
      </w:r>
      <w:r w:rsidRPr="009F5BCE">
        <w:rPr>
          <w:rFonts w:ascii="Times New Roman" w:hAnsi="Times New Roman" w:cs="Times New Roman"/>
          <w:bCs/>
          <w:lang w:val="en-GB"/>
        </w:rPr>
        <w:t xml:space="preserve"> years of observations</w:t>
      </w:r>
      <w:r>
        <w:rPr>
          <w:rFonts w:ascii="Times New Roman" w:hAnsi="Times New Roman" w:cs="Times New Roman"/>
          <w:bCs/>
          <w:lang w:val="en-GB"/>
        </w:rPr>
        <w:t xml:space="preserve"> (note that our analysis also includes females with one or two years of observation, but </w:t>
      </w:r>
      <w:r w:rsidR="00FA0DDC">
        <w:rPr>
          <w:rFonts w:ascii="Times New Roman" w:hAnsi="Times New Roman" w:cs="Times New Roman"/>
          <w:bCs/>
          <w:lang w:val="en-GB"/>
        </w:rPr>
        <w:t xml:space="preserve">for </w:t>
      </w:r>
      <w:del w:id="473" w:author="Clemens" w:date="2021-05-05T15:20:00Z">
        <w:r w:rsidR="00FA0DDC" w:rsidDel="006F1356">
          <w:rPr>
            <w:rFonts w:ascii="Times New Roman" w:hAnsi="Times New Roman" w:cs="Times New Roman"/>
            <w:bCs/>
            <w:lang w:val="en-GB"/>
          </w:rPr>
          <w:delText>visual purposes</w:delText>
        </w:r>
      </w:del>
      <w:ins w:id="474" w:author="Clemens" w:date="2021-05-05T15:20:00Z">
        <w:r w:rsidR="006F1356">
          <w:rPr>
            <w:rFonts w:ascii="Times New Roman" w:hAnsi="Times New Roman" w:cs="Times New Roman"/>
            <w:bCs/>
            <w:lang w:val="en-GB"/>
          </w:rPr>
          <w:t>clarity</w:t>
        </w:r>
      </w:ins>
      <w:r w:rsidR="00FA0DDC">
        <w:rPr>
          <w:rFonts w:ascii="Times New Roman" w:hAnsi="Times New Roman" w:cs="Times New Roman"/>
          <w:bCs/>
          <w:lang w:val="en-GB"/>
        </w:rPr>
        <w:t xml:space="preserve"> only individuals with a minimum of three years are plotted</w:t>
      </w:r>
      <w:ins w:id="475" w:author="Clemens" w:date="2021-05-05T15:20:00Z">
        <w:r w:rsidR="006F1356">
          <w:rPr>
            <w:rFonts w:ascii="Times New Roman" w:hAnsi="Times New Roman" w:cs="Times New Roman"/>
            <w:bCs/>
            <w:lang w:val="en-GB"/>
          </w:rPr>
          <w:t xml:space="preserve"> in this graph</w:t>
        </w:r>
      </w:ins>
      <w:r w:rsidR="00FA0DDC">
        <w:rPr>
          <w:rFonts w:ascii="Times New Roman" w:hAnsi="Times New Roman" w:cs="Times New Roman"/>
          <w:bCs/>
          <w:lang w:val="en-GB"/>
        </w:rPr>
        <w:t>)</w:t>
      </w:r>
      <w:r w:rsidRPr="009F5BCE">
        <w:rPr>
          <w:rFonts w:ascii="Times New Roman" w:hAnsi="Times New Roman" w:cs="Times New Roman"/>
          <w:bCs/>
          <w:lang w:val="en-GB"/>
        </w:rPr>
        <w:t xml:space="preserve">. Panel a) shows known-aged females which were born locally, whereas b) shows females that were initially captured as adults and are therefore of unknown age. Points illustrate the age at which we collected observations of egg volume, with the size of the point corresponding to the number of clutches measured at a given age, and the colour indicating if we observed the female mating with one or two distinct males (i.e., in case of multiple clutches at a given age). The light grey buffer around unknown-age females </w:t>
      </w:r>
      <w:proofErr w:type="gramStart"/>
      <w:r w:rsidRPr="009F5BCE">
        <w:rPr>
          <w:rFonts w:ascii="Times New Roman" w:hAnsi="Times New Roman" w:cs="Times New Roman"/>
          <w:bCs/>
          <w:lang w:val="en-GB"/>
        </w:rPr>
        <w:t>indicates</w:t>
      </w:r>
      <w:proofErr w:type="gramEnd"/>
      <w:r w:rsidRPr="009F5BCE">
        <w:rPr>
          <w:rFonts w:ascii="Times New Roman" w:hAnsi="Times New Roman" w:cs="Times New Roman"/>
          <w:bCs/>
          <w:lang w:val="en-GB"/>
        </w:rPr>
        <w:t xml:space="preserve"> the 95% </w:t>
      </w:r>
      <w:del w:id="476" w:author="Clemens" w:date="2021-05-05T15:20:00Z">
        <w:r w:rsidR="000239A8" w:rsidDel="006F1356">
          <w:rPr>
            <w:rFonts w:ascii="Times New Roman" w:hAnsi="Times New Roman" w:cs="Times New Roman"/>
            <w:bCs/>
            <w:lang w:val="en-GB"/>
          </w:rPr>
          <w:delText>credible interval</w:delText>
        </w:r>
      </w:del>
      <w:ins w:id="477" w:author="Clemens" w:date="2021-05-05T15:20:00Z">
        <w:r w:rsidR="006F1356">
          <w:rPr>
            <w:rFonts w:ascii="Times New Roman" w:hAnsi="Times New Roman" w:cs="Times New Roman"/>
            <w:bCs/>
            <w:lang w:val="en-GB"/>
          </w:rPr>
          <w:t>CI</w:t>
        </w:r>
      </w:ins>
      <w:r w:rsidRPr="009F5BCE">
        <w:rPr>
          <w:rFonts w:ascii="Times New Roman" w:hAnsi="Times New Roman" w:cs="Times New Roman"/>
          <w:bCs/>
          <w:lang w:val="en-GB"/>
        </w:rPr>
        <w:t xml:space="preserve"> of the ages for an individuals’ observed period (i.e., lower limit indicates the minimum age the individual could have entered the population and the upper limit indicates the maximum age of an individual’s last observation). The dark grey lines indicate the period for which an individual was observed alive (i.e., in some cases we encountered an individual in the field and confirmed its survival, but we did not observe its nest to be able to measure the eggs. Note also that the age at first encounter of all known-aged individuals is 0).</w:t>
      </w:r>
      <w:r>
        <w:rPr>
          <w:rFonts w:ascii="Times New Roman" w:hAnsi="Times New Roman" w:cs="Times New Roman"/>
          <w:b/>
          <w:lang w:val="en-GB"/>
        </w:rPr>
        <w:br w:type="page"/>
      </w:r>
    </w:p>
    <w:p w14:paraId="5D9917BA" w14:textId="414D1DC1" w:rsidR="001A15F4" w:rsidRDefault="001A15F4" w:rsidP="001A15F4">
      <w:pPr>
        <w:spacing w:line="360" w:lineRule="auto"/>
        <w:rPr>
          <w:rFonts w:ascii="Times New Roman" w:hAnsi="Times New Roman" w:cs="Times New Roman"/>
          <w:b/>
          <w:lang w:val="en-GB"/>
        </w:rPr>
      </w:pPr>
      <w:commentRangeStart w:id="478"/>
      <w:r w:rsidRPr="002A3B2A">
        <w:rPr>
          <w:rFonts w:ascii="Times New Roman" w:hAnsi="Times New Roman" w:cs="Times New Roman"/>
          <w:noProof/>
        </w:rPr>
        <w:lastRenderedPageBreak/>
        <w:drawing>
          <wp:anchor distT="0" distB="0" distL="114300" distR="114300" simplePos="0" relativeHeight="251692032" behindDoc="1" locked="0" layoutInCell="1" allowOverlap="1" wp14:anchorId="7A78EED4" wp14:editId="118B1DC2">
            <wp:simplePos x="0" y="0"/>
            <wp:positionH relativeFrom="margin">
              <wp:align>center</wp:align>
            </wp:positionH>
            <wp:positionV relativeFrom="margin">
              <wp:align>top</wp:align>
            </wp:positionV>
            <wp:extent cx="6119999" cy="4816666"/>
            <wp:effectExtent l="0" t="0" r="1905"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999" cy="481666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lang w:val="en-GB"/>
        </w:rPr>
        <w:t xml:space="preserve">Figure 3. </w:t>
      </w:r>
      <w:commentRangeEnd w:id="478"/>
      <w:r w:rsidR="006F1356">
        <w:rPr>
          <w:rStyle w:val="CommentReference"/>
          <w:rFonts w:ascii="Times New Roman" w:eastAsia="Times New Roman" w:hAnsi="Times New Roman" w:cs="Times New Roman"/>
        </w:rPr>
        <w:commentReference w:id="478"/>
      </w:r>
      <w:r>
        <w:rPr>
          <w:rFonts w:ascii="Times New Roman" w:hAnsi="Times New Roman" w:cs="Times New Roman"/>
          <w:bCs/>
          <w:lang w:val="en-GB"/>
        </w:rPr>
        <w:t xml:space="preserve">Egg size variation for snowy plovers breeding in Bahía de Ceuta, Mexico between 2006 and 2020. Egg volume was estimated using an allometric equation combining </w:t>
      </w:r>
      <w:r w:rsidR="00A74A5F">
        <w:rPr>
          <w:rFonts w:ascii="Times New Roman" w:hAnsi="Times New Roman" w:cs="Times New Roman"/>
          <w:bCs/>
          <w:lang w:val="en-GB"/>
        </w:rPr>
        <w:t>length (A)</w:t>
      </w:r>
      <w:r>
        <w:rPr>
          <w:rFonts w:ascii="Times New Roman" w:hAnsi="Times New Roman" w:cs="Times New Roman"/>
          <w:bCs/>
          <w:lang w:val="en-GB"/>
        </w:rPr>
        <w:t xml:space="preserve"> and </w:t>
      </w:r>
      <w:r w:rsidR="00A74A5F">
        <w:rPr>
          <w:rFonts w:ascii="Times New Roman" w:hAnsi="Times New Roman" w:cs="Times New Roman"/>
          <w:bCs/>
          <w:lang w:val="en-GB"/>
        </w:rPr>
        <w:t>width (B)</w:t>
      </w:r>
      <w:r>
        <w:rPr>
          <w:rFonts w:ascii="Times New Roman" w:hAnsi="Times New Roman" w:cs="Times New Roman"/>
          <w:bCs/>
          <w:lang w:val="en-GB"/>
        </w:rPr>
        <w:t xml:space="preserve"> measurements collected in the field (see </w:t>
      </w:r>
      <w:r>
        <w:rPr>
          <w:rFonts w:ascii="Times New Roman" w:hAnsi="Times New Roman" w:cs="Times New Roman"/>
          <w:bCs/>
          <w:i/>
          <w:iCs/>
          <w:lang w:val="en-GB"/>
        </w:rPr>
        <w:t>Methods</w:t>
      </w:r>
      <w:r>
        <w:rPr>
          <w:rFonts w:ascii="Times New Roman" w:hAnsi="Times New Roman" w:cs="Times New Roman"/>
          <w:bCs/>
          <w:lang w:val="en-GB"/>
        </w:rPr>
        <w:t xml:space="preserve">). </w:t>
      </w:r>
      <w:r w:rsidR="00A74A5F">
        <w:rPr>
          <w:rFonts w:ascii="Times New Roman" w:hAnsi="Times New Roman" w:cs="Times New Roman"/>
          <w:bCs/>
          <w:lang w:val="en-GB"/>
        </w:rPr>
        <w:t>C) Average egg volume of a clutch was highly correlated with the clutch’s average chick weight at hatch (</w:t>
      </w:r>
      <w:r w:rsidR="000635FB" w:rsidRPr="002A3B2A">
        <w:rPr>
          <w:rFonts w:ascii="Times New Roman" w:hAnsi="Times New Roman" w:cs="Times New Roman"/>
          <w:i/>
          <w:iCs/>
        </w:rPr>
        <w:t>β</w:t>
      </w:r>
      <w:r w:rsidR="000635FB" w:rsidRPr="002A3B2A">
        <w:rPr>
          <w:rFonts w:ascii="Times New Roman" w:hAnsi="Times New Roman" w:cs="Times New Roman"/>
          <w:lang w:val="en-GB"/>
        </w:rPr>
        <w:t xml:space="preserve"> [95% CIs]: 0.628 [0.552–0.704]; R</w:t>
      </w:r>
      <w:r w:rsidR="000635FB" w:rsidRPr="002A3B2A">
        <w:rPr>
          <w:rFonts w:ascii="Times New Roman" w:hAnsi="Times New Roman" w:cs="Times New Roman"/>
          <w:vertAlign w:val="superscript"/>
          <w:lang w:val="en-GB"/>
        </w:rPr>
        <w:t>2</w:t>
      </w:r>
      <w:r w:rsidR="000635FB" w:rsidRPr="002A3B2A">
        <w:rPr>
          <w:rFonts w:ascii="Times New Roman" w:hAnsi="Times New Roman" w:cs="Times New Roman"/>
          <w:i/>
          <w:iCs/>
          <w:vertAlign w:val="subscript"/>
          <w:lang w:val="en-GB"/>
        </w:rPr>
        <w:t>marginal</w:t>
      </w:r>
      <w:r w:rsidR="000635FB" w:rsidRPr="002A3B2A">
        <w:rPr>
          <w:rFonts w:ascii="Times New Roman" w:hAnsi="Times New Roman" w:cs="Times New Roman"/>
          <w:i/>
          <w:iCs/>
          <w:lang w:val="en-GB"/>
        </w:rPr>
        <w:t xml:space="preserve"> </w:t>
      </w:r>
      <w:r w:rsidR="000635FB" w:rsidRPr="002A3B2A">
        <w:rPr>
          <w:rFonts w:ascii="Times New Roman" w:hAnsi="Times New Roman" w:cs="Times New Roman"/>
          <w:lang w:val="en-GB"/>
        </w:rPr>
        <w:t>= 0.370 [0.310–0.436]</w:t>
      </w:r>
      <w:r w:rsidR="000635FB">
        <w:rPr>
          <w:rFonts w:ascii="Times New Roman" w:hAnsi="Times New Roman" w:cs="Times New Roman"/>
          <w:lang w:val="en-GB"/>
        </w:rPr>
        <w:t>)</w:t>
      </w:r>
      <w:r w:rsidR="005B3C51">
        <w:rPr>
          <w:rFonts w:ascii="Times New Roman" w:hAnsi="Times New Roman" w:cs="Times New Roman"/>
          <w:lang w:val="en-GB"/>
        </w:rPr>
        <w:t xml:space="preserve">. Ribbon shows the 95% CI of the model prediction, vertical and horizontal error bars </w:t>
      </w:r>
      <w:r w:rsidR="00475086">
        <w:rPr>
          <w:rFonts w:ascii="Times New Roman" w:hAnsi="Times New Roman" w:cs="Times New Roman"/>
          <w:lang w:val="en-GB"/>
        </w:rPr>
        <w:t xml:space="preserve">visualize </w:t>
      </w:r>
      <w:r w:rsidR="005B3C51">
        <w:rPr>
          <w:rFonts w:ascii="Times New Roman" w:hAnsi="Times New Roman" w:cs="Times New Roman"/>
          <w:lang w:val="en-GB"/>
        </w:rPr>
        <w:t xml:space="preserve">within clutch </w:t>
      </w:r>
      <w:r w:rsidR="00475086">
        <w:rPr>
          <w:rFonts w:ascii="Times New Roman" w:hAnsi="Times New Roman" w:cs="Times New Roman"/>
          <w:lang w:val="en-GB"/>
        </w:rPr>
        <w:t>variation in egg volume and chick hatch weight (1 SD).</w:t>
      </w:r>
      <w:r>
        <w:rPr>
          <w:rFonts w:ascii="Times New Roman" w:hAnsi="Times New Roman" w:cs="Times New Roman"/>
          <w:b/>
          <w:lang w:val="en-GB"/>
        </w:rPr>
        <w:br w:type="page"/>
      </w:r>
    </w:p>
    <w:p w14:paraId="03433DB1" w14:textId="66454C16" w:rsidR="00BA0872" w:rsidRDefault="005F1AA6" w:rsidP="00CA549B">
      <w:pPr>
        <w:suppressLineNumbers/>
        <w:spacing w:line="360" w:lineRule="auto"/>
        <w:rPr>
          <w:rFonts w:ascii="Times New Roman" w:hAnsi="Times New Roman" w:cs="Times New Roman"/>
          <w:b/>
          <w:lang w:val="en-GB"/>
        </w:rPr>
      </w:pPr>
      <w:r w:rsidRPr="002A3B2A">
        <w:rPr>
          <w:rFonts w:ascii="Times New Roman" w:hAnsi="Times New Roman" w:cs="Times New Roman"/>
          <w:noProof/>
        </w:rPr>
        <w:lastRenderedPageBreak/>
        <w:drawing>
          <wp:anchor distT="0" distB="0" distL="114300" distR="114300" simplePos="0" relativeHeight="251694080" behindDoc="0" locked="0" layoutInCell="1" allowOverlap="1" wp14:anchorId="37B73B1E" wp14:editId="50CCFCFB">
            <wp:simplePos x="0" y="0"/>
            <wp:positionH relativeFrom="margin">
              <wp:align>center</wp:align>
            </wp:positionH>
            <wp:positionV relativeFrom="margin">
              <wp:align>top</wp:align>
            </wp:positionV>
            <wp:extent cx="3240000" cy="6299586"/>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0000" cy="6299586"/>
                    </a:xfrm>
                    <a:prstGeom prst="rect">
                      <a:avLst/>
                    </a:prstGeom>
                    <a:effectLst/>
                  </pic:spPr>
                </pic:pic>
              </a:graphicData>
            </a:graphic>
            <wp14:sizeRelH relativeFrom="page">
              <wp14:pctWidth>0</wp14:pctWidth>
            </wp14:sizeRelH>
            <wp14:sizeRelV relativeFrom="page">
              <wp14:pctHeight>0</wp14:pctHeight>
            </wp14:sizeRelV>
          </wp:anchor>
        </w:drawing>
      </w:r>
      <w:r w:rsidR="00BA0872">
        <w:rPr>
          <w:rFonts w:ascii="Times New Roman" w:hAnsi="Times New Roman" w:cs="Times New Roman"/>
          <w:b/>
          <w:lang w:val="en-GB"/>
        </w:rPr>
        <w:t>Figure 4</w:t>
      </w:r>
      <w:r w:rsidR="00E43647">
        <w:rPr>
          <w:rFonts w:ascii="Times New Roman" w:hAnsi="Times New Roman" w:cs="Times New Roman"/>
          <w:b/>
          <w:lang w:val="en-GB"/>
        </w:rPr>
        <w:t>.</w:t>
      </w:r>
      <w:r w:rsidR="00E43647">
        <w:rPr>
          <w:rFonts w:ascii="Times New Roman" w:hAnsi="Times New Roman" w:cs="Times New Roman"/>
          <w:bCs/>
          <w:lang w:val="en-GB"/>
        </w:rPr>
        <w:t xml:space="preserve"> </w:t>
      </w:r>
      <w:del w:id="479" w:author="Clemens" w:date="2021-05-05T15:22:00Z">
        <w:r w:rsidR="00E43647" w:rsidDel="006D0E78">
          <w:rPr>
            <w:rFonts w:ascii="Times New Roman" w:hAnsi="Times New Roman" w:cs="Times New Roman"/>
            <w:bCs/>
            <w:lang w:val="en-GB"/>
          </w:rPr>
          <w:delText>Female scramble competition over polyandrous matings and its consequences for seasonal egg volume dynamics</w:delText>
        </w:r>
      </w:del>
      <w:ins w:id="480" w:author="Clemens" w:date="2021-05-05T15:23:00Z">
        <w:r w:rsidR="006D0E78">
          <w:rPr>
            <w:rFonts w:ascii="Times New Roman" w:hAnsi="Times New Roman" w:cs="Times New Roman"/>
            <w:bCs/>
            <w:lang w:val="en-GB"/>
          </w:rPr>
          <w:t>Phenology of</w:t>
        </w:r>
      </w:ins>
      <w:ins w:id="481" w:author="Clemens" w:date="2021-05-05T15:22:00Z">
        <w:r w:rsidR="006D0E78">
          <w:rPr>
            <w:rFonts w:ascii="Times New Roman" w:hAnsi="Times New Roman" w:cs="Times New Roman"/>
            <w:bCs/>
            <w:lang w:val="en-GB"/>
          </w:rPr>
          <w:t xml:space="preserve"> mating strategy</w:t>
        </w:r>
      </w:ins>
      <w:ins w:id="482" w:author="Clemens" w:date="2021-05-05T15:23:00Z">
        <w:r w:rsidR="006D0E78">
          <w:rPr>
            <w:rFonts w:ascii="Times New Roman" w:hAnsi="Times New Roman" w:cs="Times New Roman"/>
            <w:bCs/>
            <w:lang w:val="en-GB"/>
          </w:rPr>
          <w:t>, lay date</w:t>
        </w:r>
      </w:ins>
      <w:ins w:id="483" w:author="Clemens" w:date="2021-05-05T15:22:00Z">
        <w:r w:rsidR="006D0E78">
          <w:rPr>
            <w:rFonts w:ascii="Times New Roman" w:hAnsi="Times New Roman" w:cs="Times New Roman"/>
            <w:bCs/>
            <w:lang w:val="en-GB"/>
          </w:rPr>
          <w:t xml:space="preserve"> and egg size</w:t>
        </w:r>
      </w:ins>
      <w:ins w:id="484" w:author="Clemens" w:date="2021-05-05T15:23:00Z">
        <w:r w:rsidR="006D0E78">
          <w:rPr>
            <w:rFonts w:ascii="Times New Roman" w:hAnsi="Times New Roman" w:cs="Times New Roman"/>
            <w:bCs/>
            <w:lang w:val="en-GB"/>
          </w:rPr>
          <w:t xml:space="preserve"> in 4XX female snowy plovers breeding at Bahía de Ceuta</w:t>
        </w:r>
      </w:ins>
      <w:r w:rsidR="00E43647">
        <w:rPr>
          <w:rFonts w:ascii="Times New Roman" w:hAnsi="Times New Roman" w:cs="Times New Roman"/>
          <w:bCs/>
          <w:lang w:val="en-GB"/>
        </w:rPr>
        <w:t xml:space="preserve">. A) Relationship between polyandry potential and lay date of a female’s first nest of the </w:t>
      </w:r>
      <w:r w:rsidR="002C0726">
        <w:rPr>
          <w:rFonts w:ascii="Times New Roman" w:hAnsi="Times New Roman" w:cs="Times New Roman"/>
          <w:bCs/>
          <w:lang w:val="en-GB"/>
        </w:rPr>
        <w:t>season</w:t>
      </w:r>
      <w:r w:rsidR="00E43647">
        <w:rPr>
          <w:rFonts w:ascii="Times New Roman" w:hAnsi="Times New Roman" w:cs="Times New Roman"/>
          <w:bCs/>
          <w:lang w:val="en-GB"/>
        </w:rPr>
        <w:t xml:space="preserve">. </w:t>
      </w:r>
      <w:r w:rsidR="002C0726">
        <w:rPr>
          <w:rFonts w:ascii="Times New Roman" w:hAnsi="Times New Roman" w:cs="Times New Roman"/>
          <w:bCs/>
          <w:lang w:val="en-GB"/>
        </w:rPr>
        <w:t xml:space="preserve">Each datum is the lay date of individual’s first nest and their observed local mating behaviour of each year. </w:t>
      </w:r>
      <w:ins w:id="485" w:author="Clemens" w:date="2021-05-05T15:24:00Z">
        <w:r w:rsidR="006D0E78">
          <w:rPr>
            <w:rFonts w:ascii="Times New Roman" w:hAnsi="Times New Roman" w:cs="Times New Roman"/>
            <w:bCs/>
            <w:lang w:val="en-GB"/>
          </w:rPr>
          <w:t>B</w:t>
        </w:r>
      </w:ins>
      <w:del w:id="486" w:author="Clemens" w:date="2021-05-05T15:24:00Z">
        <w:r w:rsidR="00E43647" w:rsidDel="006D0E78">
          <w:rPr>
            <w:rFonts w:ascii="Times New Roman" w:hAnsi="Times New Roman" w:cs="Times New Roman"/>
            <w:bCs/>
            <w:lang w:val="en-GB"/>
          </w:rPr>
          <w:delText>C</w:delText>
        </w:r>
      </w:del>
      <w:r w:rsidR="00E43647">
        <w:rPr>
          <w:rFonts w:ascii="Times New Roman" w:hAnsi="Times New Roman" w:cs="Times New Roman"/>
          <w:bCs/>
          <w:lang w:val="en-GB"/>
        </w:rPr>
        <w:t xml:space="preserve">) Lay date distributions </w:t>
      </w:r>
      <w:r w:rsidR="002C0726">
        <w:rPr>
          <w:rFonts w:ascii="Times New Roman" w:hAnsi="Times New Roman" w:cs="Times New Roman"/>
          <w:bCs/>
          <w:lang w:val="en-GB"/>
        </w:rPr>
        <w:t xml:space="preserve">of all nests </w:t>
      </w:r>
      <w:r w:rsidR="00E43647">
        <w:rPr>
          <w:rFonts w:ascii="Times New Roman" w:hAnsi="Times New Roman" w:cs="Times New Roman"/>
          <w:bCs/>
          <w:lang w:val="en-GB"/>
        </w:rPr>
        <w:t xml:space="preserve">for females that were polyandrous (yellow) or monogamous (green). </w:t>
      </w:r>
      <w:ins w:id="487" w:author="Clemens" w:date="2021-05-05T15:24:00Z">
        <w:r w:rsidR="006D0E78">
          <w:rPr>
            <w:rFonts w:ascii="Times New Roman" w:hAnsi="Times New Roman" w:cs="Times New Roman"/>
            <w:bCs/>
            <w:lang w:val="en-GB"/>
          </w:rPr>
          <w:t>C</w:t>
        </w:r>
      </w:ins>
      <w:del w:id="488" w:author="Clemens" w:date="2021-05-05T15:24:00Z">
        <w:r w:rsidR="00E43647" w:rsidDel="006D0E78">
          <w:rPr>
            <w:rFonts w:ascii="Times New Roman" w:hAnsi="Times New Roman" w:cs="Times New Roman"/>
            <w:bCs/>
            <w:lang w:val="en-GB"/>
          </w:rPr>
          <w:delText>B</w:delText>
        </w:r>
      </w:del>
      <w:r w:rsidR="00E43647">
        <w:rPr>
          <w:rFonts w:ascii="Times New Roman" w:hAnsi="Times New Roman" w:cs="Times New Roman"/>
          <w:bCs/>
          <w:lang w:val="en-GB"/>
        </w:rPr>
        <w:t xml:space="preserve">) Seasonal variation in egg volume – trend shows the between individual polynomial function of the </w:t>
      </w:r>
      <w:r w:rsidR="00E43647">
        <w:rPr>
          <w:rFonts w:ascii="Times New Roman" w:hAnsi="Times New Roman" w:cs="Times New Roman"/>
          <w:bCs/>
          <w:lang w:val="en-GB"/>
        </w:rPr>
        <w:lastRenderedPageBreak/>
        <w:t>model prediction.</w:t>
      </w:r>
      <w:r w:rsidR="002C0726">
        <w:rPr>
          <w:rFonts w:ascii="Times New Roman" w:hAnsi="Times New Roman" w:cs="Times New Roman"/>
          <w:bCs/>
          <w:lang w:val="en-GB"/>
        </w:rPr>
        <w:t xml:space="preserve"> Each datum is </w:t>
      </w:r>
      <w:r w:rsidR="008B7478">
        <w:rPr>
          <w:rFonts w:ascii="Times New Roman" w:hAnsi="Times New Roman" w:cs="Times New Roman"/>
          <w:bCs/>
          <w:lang w:val="en-GB"/>
        </w:rPr>
        <w:t>an</w:t>
      </w:r>
      <w:r w:rsidR="002C0726">
        <w:rPr>
          <w:rFonts w:ascii="Times New Roman" w:hAnsi="Times New Roman" w:cs="Times New Roman"/>
          <w:bCs/>
          <w:lang w:val="en-GB"/>
        </w:rPr>
        <w:t xml:space="preserve"> </w:t>
      </w:r>
      <w:r w:rsidR="008B7478">
        <w:rPr>
          <w:rFonts w:ascii="Times New Roman" w:hAnsi="Times New Roman" w:cs="Times New Roman"/>
          <w:bCs/>
          <w:lang w:val="en-GB"/>
        </w:rPr>
        <w:t>egg’s volume (cm</w:t>
      </w:r>
      <w:r w:rsidR="008B7478">
        <w:rPr>
          <w:rFonts w:ascii="Times New Roman" w:hAnsi="Times New Roman" w:cs="Times New Roman"/>
          <w:bCs/>
          <w:vertAlign w:val="superscript"/>
          <w:lang w:val="en-GB"/>
        </w:rPr>
        <w:t>3</w:t>
      </w:r>
      <w:r w:rsidR="008B7478">
        <w:rPr>
          <w:rFonts w:ascii="Times New Roman" w:hAnsi="Times New Roman" w:cs="Times New Roman"/>
          <w:bCs/>
          <w:lang w:val="en-GB"/>
        </w:rPr>
        <w:t>) and lay date. Lay date is standardized for each year.</w:t>
      </w:r>
      <w:r w:rsidR="00BA0872">
        <w:rPr>
          <w:rFonts w:ascii="Times New Roman" w:hAnsi="Times New Roman" w:cs="Times New Roman"/>
          <w:b/>
          <w:lang w:val="en-GB"/>
        </w:rPr>
        <w:br w:type="page"/>
      </w:r>
    </w:p>
    <w:p w14:paraId="7A7759EF" w14:textId="216E5980" w:rsidR="005F1AA6" w:rsidRDefault="005F1AA6" w:rsidP="005F1AA6">
      <w:pPr>
        <w:suppressLineNumbers/>
        <w:spacing w:line="360" w:lineRule="auto"/>
        <w:rPr>
          <w:rFonts w:ascii="Times New Roman" w:hAnsi="Times New Roman" w:cs="Times New Roman"/>
          <w:b/>
          <w:lang w:val="en-GB"/>
        </w:rPr>
      </w:pPr>
      <w:r w:rsidRPr="002A3B2A">
        <w:rPr>
          <w:rFonts w:ascii="Times New Roman" w:eastAsiaTheme="majorEastAsia" w:hAnsi="Times New Roman" w:cs="Times New Roman"/>
          <w:noProof/>
          <w:color w:val="2F5496" w:themeColor="accent1" w:themeShade="BF"/>
          <w:sz w:val="26"/>
          <w:szCs w:val="26"/>
        </w:rPr>
        <w:lastRenderedPageBreak/>
        <w:drawing>
          <wp:anchor distT="0" distB="0" distL="114300" distR="114300" simplePos="0" relativeHeight="251696128" behindDoc="0" locked="0" layoutInCell="1" allowOverlap="1" wp14:anchorId="5528D7C5" wp14:editId="1548EE7A">
            <wp:simplePos x="0" y="0"/>
            <wp:positionH relativeFrom="margin">
              <wp:align>center</wp:align>
            </wp:positionH>
            <wp:positionV relativeFrom="margin">
              <wp:align>top</wp:align>
            </wp:positionV>
            <wp:extent cx="5399405" cy="3149600"/>
            <wp:effectExtent l="0" t="0" r="0" b="0"/>
            <wp:wrapSquare wrapText="bothSides"/>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05" cy="3149600"/>
                    </a:xfrm>
                    <a:prstGeom prst="rect">
                      <a:avLst/>
                    </a:prstGeom>
                  </pic:spPr>
                </pic:pic>
              </a:graphicData>
            </a:graphic>
            <wp14:sizeRelH relativeFrom="margin">
              <wp14:pctWidth>0</wp14:pctWidth>
            </wp14:sizeRelH>
            <wp14:sizeRelV relativeFrom="margin">
              <wp14:pctHeight>0</wp14:pctHeight>
            </wp14:sizeRelV>
          </wp:anchor>
        </w:drawing>
      </w:r>
    </w:p>
    <w:p w14:paraId="707380CE" w14:textId="2EF8A128" w:rsidR="005C33D5" w:rsidRPr="00F87BB6" w:rsidRDefault="005F1AA6" w:rsidP="005F1AA6">
      <w:pPr>
        <w:spacing w:line="360" w:lineRule="auto"/>
        <w:rPr>
          <w:rFonts w:ascii="Times New Roman" w:hAnsi="Times New Roman" w:cs="Times New Roman"/>
          <w:bCs/>
          <w:lang w:val="en-GB"/>
        </w:rPr>
      </w:pPr>
      <w:r>
        <w:rPr>
          <w:rFonts w:ascii="Times New Roman" w:hAnsi="Times New Roman" w:cs="Times New Roman"/>
          <w:b/>
          <w:lang w:val="en-GB"/>
        </w:rPr>
        <w:t xml:space="preserve">Figure 5. </w:t>
      </w:r>
      <w:r w:rsidR="001B4FBA">
        <w:rPr>
          <w:rFonts w:ascii="Times New Roman" w:hAnsi="Times New Roman" w:cs="Times New Roman"/>
          <w:bCs/>
          <w:lang w:val="en-GB"/>
        </w:rPr>
        <w:t xml:space="preserve">Age- and origin-dependent breeding phenology of </w:t>
      </w:r>
      <w:r w:rsidR="00CC3635">
        <w:rPr>
          <w:rFonts w:ascii="Times New Roman" w:hAnsi="Times New Roman" w:cs="Times New Roman"/>
          <w:bCs/>
          <w:lang w:val="en-GB"/>
        </w:rPr>
        <w:t>female snowy plovers. A) Within</w:t>
      </w:r>
      <w:r w:rsidR="00644A3D">
        <w:rPr>
          <w:rFonts w:ascii="Times New Roman" w:hAnsi="Times New Roman" w:cs="Times New Roman"/>
          <w:bCs/>
          <w:lang w:val="en-GB"/>
        </w:rPr>
        <w:t>-</w:t>
      </w:r>
      <w:r w:rsidR="00CC3635">
        <w:rPr>
          <w:rFonts w:ascii="Times New Roman" w:hAnsi="Times New Roman" w:cs="Times New Roman"/>
          <w:bCs/>
          <w:lang w:val="en-GB"/>
        </w:rPr>
        <w:t>individual variation in age-specific nest initiation date – as females gained more experience in the local population, they started nesting earlier</w:t>
      </w:r>
      <w:r w:rsidR="00F67CEF">
        <w:rPr>
          <w:rFonts w:ascii="Times New Roman" w:hAnsi="Times New Roman" w:cs="Times New Roman"/>
          <w:bCs/>
          <w:lang w:val="en-GB"/>
        </w:rPr>
        <w:t xml:space="preserve">, however </w:t>
      </w:r>
      <w:r w:rsidR="004D0585">
        <w:rPr>
          <w:rFonts w:ascii="Times New Roman" w:hAnsi="Times New Roman" w:cs="Times New Roman"/>
          <w:bCs/>
          <w:lang w:val="en-GB"/>
        </w:rPr>
        <w:t xml:space="preserve">this trend reversed </w:t>
      </w:r>
      <w:r w:rsidR="00F67CEF">
        <w:rPr>
          <w:rFonts w:ascii="Times New Roman" w:hAnsi="Times New Roman" w:cs="Times New Roman"/>
          <w:bCs/>
          <w:lang w:val="en-GB"/>
        </w:rPr>
        <w:t>at older ages</w:t>
      </w:r>
      <w:r w:rsidR="00CC3635">
        <w:rPr>
          <w:rFonts w:ascii="Times New Roman" w:hAnsi="Times New Roman" w:cs="Times New Roman"/>
          <w:bCs/>
          <w:lang w:val="en-GB"/>
        </w:rPr>
        <w:t xml:space="preserve">. Each datum represents </w:t>
      </w:r>
      <w:r w:rsidR="00DC6FDE">
        <w:rPr>
          <w:rFonts w:ascii="Times New Roman" w:hAnsi="Times New Roman" w:cs="Times New Roman"/>
          <w:bCs/>
          <w:lang w:val="en-GB"/>
        </w:rPr>
        <w:t>an individual’s ‘age</w:t>
      </w:r>
      <w:r w:rsidR="00F87BB6">
        <w:rPr>
          <w:rFonts w:ascii="Times New Roman" w:hAnsi="Times New Roman" w:cs="Times New Roman"/>
          <w:bCs/>
          <w:lang w:val="en-GB"/>
        </w:rPr>
        <w:t>-</w:t>
      </w:r>
      <w:r w:rsidR="00DC6FDE">
        <w:rPr>
          <w:rFonts w:ascii="Times New Roman" w:hAnsi="Times New Roman" w:cs="Times New Roman"/>
          <w:bCs/>
          <w:lang w:val="en-GB"/>
        </w:rPr>
        <w:t xml:space="preserve">deviance’ (i.e., </w:t>
      </w:r>
      <w:r w:rsidR="00F87BB6">
        <w:rPr>
          <w:rFonts w:ascii="Times New Roman" w:hAnsi="Times New Roman" w:cs="Times New Roman"/>
          <w:bCs/>
          <w:lang w:val="en-GB"/>
        </w:rPr>
        <w:t xml:space="preserve">a within-group </w:t>
      </w:r>
      <w:proofErr w:type="spellStart"/>
      <w:r w:rsidR="00F87BB6">
        <w:rPr>
          <w:rFonts w:ascii="Times New Roman" w:hAnsi="Times New Roman" w:cs="Times New Roman"/>
          <w:bCs/>
          <w:lang w:val="en-GB"/>
        </w:rPr>
        <w:t>centered</w:t>
      </w:r>
      <w:proofErr w:type="spellEnd"/>
      <w:r w:rsidR="00F87BB6">
        <w:rPr>
          <w:rFonts w:ascii="Times New Roman" w:hAnsi="Times New Roman" w:cs="Times New Roman"/>
          <w:bCs/>
          <w:lang w:val="en-GB"/>
        </w:rPr>
        <w:t xml:space="preserve"> measure of </w:t>
      </w:r>
      <w:r w:rsidR="00DC6FDE">
        <w:rPr>
          <w:rFonts w:ascii="Times New Roman" w:hAnsi="Times New Roman" w:cs="Times New Roman"/>
          <w:bCs/>
          <w:lang w:val="en-GB"/>
        </w:rPr>
        <w:t xml:space="preserve">the number of years since the individual’s first observed local breeding attempt, see </w:t>
      </w:r>
      <w:r w:rsidR="00DC6FDE">
        <w:rPr>
          <w:rFonts w:ascii="Times New Roman" w:hAnsi="Times New Roman" w:cs="Times New Roman"/>
          <w:bCs/>
          <w:i/>
          <w:iCs/>
          <w:lang w:val="en-GB"/>
        </w:rPr>
        <w:t>Methods</w:t>
      </w:r>
      <w:r w:rsidR="00DC6FDE">
        <w:rPr>
          <w:rFonts w:ascii="Times New Roman" w:hAnsi="Times New Roman" w:cs="Times New Roman"/>
          <w:bCs/>
          <w:lang w:val="en-GB"/>
        </w:rPr>
        <w:t xml:space="preserve"> for more details) and the lay date of its first nest each year.</w:t>
      </w:r>
      <w:r w:rsidR="009D23A6">
        <w:rPr>
          <w:rFonts w:ascii="Times New Roman" w:hAnsi="Times New Roman" w:cs="Times New Roman"/>
          <w:bCs/>
          <w:lang w:val="en-GB"/>
        </w:rPr>
        <w:t xml:space="preserve"> B) </w:t>
      </w:r>
      <w:commentRangeStart w:id="489"/>
      <w:r w:rsidR="009D23A6">
        <w:rPr>
          <w:rFonts w:ascii="Times New Roman" w:hAnsi="Times New Roman" w:cs="Times New Roman"/>
          <w:bCs/>
          <w:lang w:val="en-GB"/>
        </w:rPr>
        <w:t xml:space="preserve">Origin-specific variation in nest initiation date </w:t>
      </w:r>
      <w:commentRangeEnd w:id="489"/>
      <w:r w:rsidR="00971CE9">
        <w:rPr>
          <w:rStyle w:val="CommentReference"/>
          <w:rFonts w:ascii="Times New Roman" w:eastAsia="Times New Roman" w:hAnsi="Times New Roman" w:cs="Times New Roman"/>
        </w:rPr>
        <w:commentReference w:id="489"/>
      </w:r>
      <w:r w:rsidR="009D23A6">
        <w:rPr>
          <w:rFonts w:ascii="Times New Roman" w:hAnsi="Times New Roman" w:cs="Times New Roman"/>
          <w:bCs/>
          <w:lang w:val="en-GB"/>
        </w:rPr>
        <w:t>– females that hatched locally and recruited into the breeding population tended to nest earlier than birds originating from elsewhere</w:t>
      </w:r>
      <w:r w:rsidR="001A056B">
        <w:rPr>
          <w:rFonts w:ascii="Times New Roman" w:hAnsi="Times New Roman" w:cs="Times New Roman"/>
          <w:bCs/>
          <w:lang w:val="en-GB"/>
        </w:rPr>
        <w:t>. Inner-most distributions show the model estimates and 95% CI</w:t>
      </w:r>
      <w:r w:rsidR="00644A3D">
        <w:rPr>
          <w:rFonts w:ascii="Times New Roman" w:hAnsi="Times New Roman" w:cs="Times New Roman"/>
          <w:bCs/>
          <w:lang w:val="en-GB"/>
        </w:rPr>
        <w:t>, outer-most box plots show the inter-quartile ranges of the raw data</w:t>
      </w:r>
      <w:r w:rsidR="00394746">
        <w:rPr>
          <w:rFonts w:ascii="Times New Roman" w:hAnsi="Times New Roman" w:cs="Times New Roman"/>
          <w:bCs/>
          <w:lang w:val="en-GB"/>
        </w:rPr>
        <w:t xml:space="preserve"> (point-cloud)</w:t>
      </w:r>
      <w:r w:rsidR="00644A3D">
        <w:rPr>
          <w:rFonts w:ascii="Times New Roman" w:hAnsi="Times New Roman" w:cs="Times New Roman"/>
          <w:bCs/>
          <w:lang w:val="en-GB"/>
        </w:rPr>
        <w:t>.</w:t>
      </w:r>
      <w:r w:rsidR="005C33D5">
        <w:rPr>
          <w:rFonts w:ascii="Times New Roman" w:hAnsi="Times New Roman" w:cs="Times New Roman"/>
          <w:b/>
          <w:lang w:val="en-GB"/>
        </w:rPr>
        <w:br w:type="page"/>
      </w:r>
    </w:p>
    <w:p w14:paraId="1788767A" w14:textId="1CAEC249" w:rsidR="00971CE9" w:rsidRDefault="00EC3076" w:rsidP="00971CE9">
      <w:pPr>
        <w:rPr>
          <w:rFonts w:ascii="Times New Roman" w:hAnsi="Times New Roman" w:cs="Times New Roman"/>
          <w:lang w:val="en-GB"/>
        </w:rPr>
      </w:pPr>
      <w:r>
        <w:rPr>
          <w:rFonts w:ascii="Times New Roman" w:hAnsi="Times New Roman" w:cs="Times New Roman"/>
          <w:b/>
          <w:lang w:val="en-GB"/>
        </w:rPr>
        <w:lastRenderedPageBreak/>
        <w:t xml:space="preserve">Figure </w:t>
      </w:r>
      <w:r w:rsidR="007347B1">
        <w:rPr>
          <w:rFonts w:ascii="Times New Roman" w:hAnsi="Times New Roman" w:cs="Times New Roman"/>
          <w:b/>
          <w:lang w:val="en-GB"/>
        </w:rPr>
        <w:t>6</w:t>
      </w:r>
      <w:r>
        <w:rPr>
          <w:rFonts w:ascii="Times New Roman" w:hAnsi="Times New Roman" w:cs="Times New Roman"/>
          <w:b/>
          <w:lang w:val="en-GB"/>
        </w:rPr>
        <w:t xml:space="preserve">. </w:t>
      </w:r>
      <w:r>
        <w:rPr>
          <w:rFonts w:ascii="Times New Roman" w:hAnsi="Times New Roman" w:cs="Times New Roman"/>
          <w:lang w:val="en-GB"/>
        </w:rPr>
        <w:t xml:space="preserve">Sources of </w:t>
      </w:r>
      <w:r w:rsidR="007347B1">
        <w:rPr>
          <w:rFonts w:ascii="Times New Roman" w:hAnsi="Times New Roman" w:cs="Times New Roman"/>
          <w:lang w:val="en-GB"/>
        </w:rPr>
        <w:t>egg volume</w:t>
      </w:r>
      <w:r>
        <w:rPr>
          <w:rFonts w:ascii="Times New Roman" w:hAnsi="Times New Roman" w:cs="Times New Roman"/>
          <w:lang w:val="en-GB"/>
        </w:rPr>
        <w:t xml:space="preserve"> variation</w:t>
      </w:r>
      <w:r w:rsidR="00971CE9">
        <w:rPr>
          <w:rFonts w:ascii="Times New Roman" w:hAnsi="Times New Roman" w:cs="Times New Roman"/>
          <w:lang w:val="en-GB"/>
        </w:rPr>
        <w:t>.</w:t>
      </w:r>
    </w:p>
    <w:p w14:paraId="60A66B37" w14:textId="6935E6FB" w:rsidR="00EC3076" w:rsidRDefault="00EC3076">
      <w:pPr>
        <w:rPr>
          <w:rFonts w:ascii="Times New Roman" w:hAnsi="Times New Roman" w:cs="Times New Roman"/>
          <w:lang w:val="en-GB"/>
        </w:rPr>
      </w:pPr>
    </w:p>
    <w:p w14:paraId="2B49D9A1" w14:textId="1DD5DF73" w:rsidR="00EC3076" w:rsidRDefault="00A6508F" w:rsidP="00A6508F">
      <w:pPr>
        <w:suppressLineNumbers/>
        <w:rPr>
          <w:rFonts w:ascii="Times New Roman" w:hAnsi="Times New Roman" w:cs="Times New Roman"/>
          <w:lang w:val="en-GB"/>
        </w:rPr>
      </w:pPr>
      <w:r w:rsidRPr="002A3B2A">
        <w:rPr>
          <w:rFonts w:ascii="Times New Roman" w:hAnsi="Times New Roman" w:cs="Times New Roman"/>
          <w:noProof/>
        </w:rPr>
        <w:drawing>
          <wp:anchor distT="0" distB="0" distL="114300" distR="114300" simplePos="0" relativeHeight="251700224" behindDoc="0" locked="0" layoutInCell="1" allowOverlap="1" wp14:anchorId="55F4A1C3" wp14:editId="0EFA1BDF">
            <wp:simplePos x="0" y="0"/>
            <wp:positionH relativeFrom="margin">
              <wp:align>center</wp:align>
            </wp:positionH>
            <wp:positionV relativeFrom="margin">
              <wp:align>top</wp:align>
            </wp:positionV>
            <wp:extent cx="4139565" cy="7451725"/>
            <wp:effectExtent l="0" t="0" r="635" b="3175"/>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9565" cy="7451725"/>
                    </a:xfrm>
                    <a:prstGeom prst="rect">
                      <a:avLst/>
                    </a:prstGeom>
                  </pic:spPr>
                </pic:pic>
              </a:graphicData>
            </a:graphic>
            <wp14:sizeRelH relativeFrom="margin">
              <wp14:pctWidth>0</wp14:pctWidth>
            </wp14:sizeRelH>
            <wp14:sizeRelV relativeFrom="margin">
              <wp14:pctHeight>0</wp14:pctHeight>
            </wp14:sizeRelV>
          </wp:anchor>
        </w:drawing>
      </w:r>
    </w:p>
    <w:p w14:paraId="77126CDF" w14:textId="52B8FD2F" w:rsidR="00EC3076" w:rsidRDefault="00EC3076" w:rsidP="00A6508F">
      <w:pPr>
        <w:suppressLineNumbers/>
        <w:rPr>
          <w:rFonts w:ascii="Times New Roman" w:hAnsi="Times New Roman" w:cs="Times New Roman"/>
          <w:b/>
          <w:lang w:val="en-GB"/>
        </w:rPr>
      </w:pPr>
      <w:r>
        <w:rPr>
          <w:rFonts w:ascii="Times New Roman" w:hAnsi="Times New Roman" w:cs="Times New Roman"/>
          <w:b/>
          <w:lang w:val="en-GB"/>
        </w:rPr>
        <w:br w:type="page"/>
      </w:r>
    </w:p>
    <w:p w14:paraId="3B5377B7" w14:textId="4620A844" w:rsidR="00EC3076" w:rsidRDefault="00EC3076">
      <w:pPr>
        <w:rPr>
          <w:rFonts w:ascii="Times New Roman" w:hAnsi="Times New Roman" w:cs="Times New Roman"/>
          <w:lang w:val="en-GB"/>
        </w:rPr>
      </w:pPr>
      <w:commentRangeStart w:id="490"/>
      <w:r>
        <w:rPr>
          <w:rFonts w:ascii="Times New Roman" w:hAnsi="Times New Roman" w:cs="Times New Roman"/>
          <w:b/>
          <w:lang w:val="en-GB"/>
        </w:rPr>
        <w:lastRenderedPageBreak/>
        <w:t>Figure</w:t>
      </w:r>
      <w:commentRangeEnd w:id="490"/>
      <w:r w:rsidR="00971CE9">
        <w:rPr>
          <w:rStyle w:val="CommentReference"/>
          <w:rFonts w:ascii="Times New Roman" w:eastAsia="Times New Roman" w:hAnsi="Times New Roman" w:cs="Times New Roman"/>
        </w:rPr>
        <w:commentReference w:id="490"/>
      </w:r>
      <w:r>
        <w:rPr>
          <w:rFonts w:ascii="Times New Roman" w:hAnsi="Times New Roman" w:cs="Times New Roman"/>
          <w:b/>
          <w:lang w:val="en-GB"/>
        </w:rPr>
        <w:t xml:space="preserve"> 7. </w:t>
      </w:r>
      <w:r>
        <w:rPr>
          <w:rFonts w:ascii="Times New Roman" w:hAnsi="Times New Roman" w:cs="Times New Roman"/>
          <w:lang w:val="en-GB"/>
        </w:rPr>
        <w:t>Sources of lay date variation</w:t>
      </w:r>
      <w:r w:rsidRPr="002A3B2A">
        <w:rPr>
          <w:rFonts w:ascii="Times New Roman" w:hAnsi="Times New Roman" w:cs="Times New Roman"/>
          <w:lang w:val="en-GB"/>
        </w:rPr>
        <w:t>.</w:t>
      </w:r>
      <w:ins w:id="491" w:author="Clemens" w:date="2021-05-05T15:34:00Z">
        <w:r w:rsidR="00971CE9">
          <w:rPr>
            <w:rFonts w:ascii="Times New Roman" w:hAnsi="Times New Roman" w:cs="Times New Roman"/>
            <w:lang w:val="en-GB"/>
          </w:rPr>
          <w:t xml:space="preserve"> </w:t>
        </w:r>
      </w:ins>
    </w:p>
    <w:p w14:paraId="3CFBF530" w14:textId="7CE2A83A" w:rsidR="00EC3076" w:rsidRDefault="00EC3076" w:rsidP="00EC3076">
      <w:pPr>
        <w:suppressLineNumbers/>
        <w:rPr>
          <w:rFonts w:ascii="Times New Roman" w:hAnsi="Times New Roman" w:cs="Times New Roman"/>
          <w:lang w:val="en-GB"/>
        </w:rPr>
      </w:pPr>
      <w:r>
        <w:rPr>
          <w:rFonts w:ascii="Times New Roman" w:hAnsi="Times New Roman" w:cs="Times New Roman"/>
          <w:b/>
          <w:noProof/>
          <w:lang w:val="en-GB"/>
        </w:rPr>
        <w:drawing>
          <wp:anchor distT="0" distB="0" distL="114300" distR="114300" simplePos="0" relativeHeight="251701248" behindDoc="0" locked="0" layoutInCell="1" allowOverlap="1" wp14:anchorId="1E5CB441" wp14:editId="7BD4983D">
            <wp:simplePos x="0" y="0"/>
            <wp:positionH relativeFrom="margin">
              <wp:align>center</wp:align>
            </wp:positionH>
            <wp:positionV relativeFrom="margin">
              <wp:align>top</wp:align>
            </wp:positionV>
            <wp:extent cx="4140000" cy="7452000"/>
            <wp:effectExtent l="0" t="0" r="635" b="3175"/>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0000" cy="7452000"/>
                    </a:xfrm>
                    <a:prstGeom prst="rect">
                      <a:avLst/>
                    </a:prstGeom>
                  </pic:spPr>
                </pic:pic>
              </a:graphicData>
            </a:graphic>
            <wp14:sizeRelH relativeFrom="page">
              <wp14:pctWidth>0</wp14:pctWidth>
            </wp14:sizeRelH>
            <wp14:sizeRelV relativeFrom="page">
              <wp14:pctHeight>0</wp14:pctHeight>
            </wp14:sizeRelV>
          </wp:anchor>
        </w:drawing>
      </w:r>
    </w:p>
    <w:p w14:paraId="123137A5" w14:textId="5966EEBE" w:rsidR="00F87BB6" w:rsidRDefault="00F87BB6" w:rsidP="00EC3076">
      <w:pPr>
        <w:suppressLineNumbers/>
        <w:rPr>
          <w:rFonts w:ascii="Times New Roman" w:hAnsi="Times New Roman" w:cs="Times New Roman"/>
          <w:b/>
          <w:lang w:val="en-GB"/>
        </w:rPr>
      </w:pPr>
      <w:r>
        <w:rPr>
          <w:rFonts w:ascii="Times New Roman" w:hAnsi="Times New Roman" w:cs="Times New Roman"/>
          <w:b/>
          <w:lang w:val="en-GB"/>
        </w:rPr>
        <w:br w:type="page"/>
      </w:r>
    </w:p>
    <w:p w14:paraId="17C601AC" w14:textId="17A78F4D" w:rsidR="00005A90" w:rsidRPr="00005A90" w:rsidRDefault="00005A90" w:rsidP="002A3B2A">
      <w:pPr>
        <w:spacing w:line="360" w:lineRule="auto"/>
        <w:jc w:val="both"/>
        <w:rPr>
          <w:rFonts w:ascii="Times New Roman" w:hAnsi="Times New Roman" w:cs="Times New Roman"/>
          <w:b/>
          <w:lang w:val="en-GB"/>
        </w:rPr>
      </w:pPr>
      <w:r w:rsidRPr="00005A90">
        <w:rPr>
          <w:rFonts w:ascii="Times New Roman" w:hAnsi="Times New Roman" w:cs="Times New Roman"/>
          <w:b/>
          <w:lang w:val="en-GB"/>
        </w:rPr>
        <w:lastRenderedPageBreak/>
        <w:t>SUPPLEMENTARY MATERIAL</w:t>
      </w:r>
    </w:p>
    <w:p w14:paraId="5F5589E4" w14:textId="77777777" w:rsidR="00005A90" w:rsidRPr="002A3B2A" w:rsidRDefault="00005A90" w:rsidP="00765560">
      <w:pPr>
        <w:suppressLineNumbers/>
        <w:spacing w:line="360" w:lineRule="auto"/>
        <w:jc w:val="both"/>
        <w:rPr>
          <w:rFonts w:ascii="Times New Roman" w:hAnsi="Times New Roman" w:cs="Times New Roman"/>
          <w:b/>
          <w:lang w:val="en-GB"/>
        </w:rPr>
      </w:pPr>
    </w:p>
    <w:p w14:paraId="01184D3B" w14:textId="53D57049" w:rsidR="00005A90" w:rsidRPr="002A3B2A" w:rsidRDefault="00F46FC4" w:rsidP="002A3B2A">
      <w:pPr>
        <w:spacing w:line="360" w:lineRule="auto"/>
        <w:jc w:val="both"/>
        <w:rPr>
          <w:rFonts w:ascii="Times New Roman" w:hAnsi="Times New Roman" w:cs="Times New Roman"/>
          <w:lang w:val="en-GB"/>
        </w:rPr>
      </w:pPr>
      <w:r w:rsidRPr="002A3B2A">
        <w:rPr>
          <w:rFonts w:ascii="Times New Roman" w:hAnsi="Times New Roman" w:cs="Times New Roman"/>
          <w:noProof/>
        </w:rPr>
        <w:drawing>
          <wp:anchor distT="0" distB="0" distL="114300" distR="114300" simplePos="0" relativeHeight="251673600" behindDoc="1" locked="0" layoutInCell="1" allowOverlap="1" wp14:anchorId="65F061DB" wp14:editId="55A1FCC8">
            <wp:simplePos x="0" y="0"/>
            <wp:positionH relativeFrom="margin">
              <wp:posOffset>0</wp:posOffset>
            </wp:positionH>
            <wp:positionV relativeFrom="margin">
              <wp:posOffset>1653972</wp:posOffset>
            </wp:positionV>
            <wp:extent cx="5943600" cy="25177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943600" cy="2517775"/>
                    </a:xfrm>
                    <a:prstGeom prst="rect">
                      <a:avLst/>
                    </a:prstGeom>
                  </pic:spPr>
                </pic:pic>
              </a:graphicData>
            </a:graphic>
            <wp14:sizeRelH relativeFrom="page">
              <wp14:pctWidth>0</wp14:pctWidth>
            </wp14:sizeRelH>
            <wp14:sizeRelV relativeFrom="page">
              <wp14:pctHeight>0</wp14:pctHeight>
            </wp14:sizeRelV>
          </wp:anchor>
        </w:drawing>
      </w:r>
      <w:r w:rsidR="00005A90" w:rsidRPr="002A3B2A">
        <w:rPr>
          <w:rFonts w:ascii="Times New Roman" w:hAnsi="Times New Roman" w:cs="Times New Roman"/>
          <w:b/>
          <w:lang w:val="en-GB"/>
        </w:rPr>
        <w:t xml:space="preserve">Table S1. </w:t>
      </w:r>
      <w:r w:rsidR="00005A90" w:rsidRPr="002A3B2A">
        <w:rPr>
          <w:rFonts w:ascii="Times New Roman" w:hAnsi="Times New Roman" w:cs="Times New Roman"/>
          <w:lang w:val="en-GB"/>
        </w:rPr>
        <w:t>Hierarchical capture-mark-recapture models used to describe mortality patterns of snowy plovers at Bahía de Ceuta, Mexico, between 2006 and 20</w:t>
      </w:r>
      <w:r w:rsidR="002829C7">
        <w:rPr>
          <w:rFonts w:ascii="Times New Roman" w:hAnsi="Times New Roman" w:cs="Times New Roman"/>
          <w:lang w:val="en-GB"/>
        </w:rPr>
        <w:t>20</w:t>
      </w:r>
      <w:r w:rsidR="00005A90" w:rsidRPr="002A3B2A">
        <w:rPr>
          <w:rFonts w:ascii="Times New Roman" w:hAnsi="Times New Roman" w:cs="Times New Roman"/>
          <w:lang w:val="en-GB"/>
        </w:rPr>
        <w:t xml:space="preserve">. </w:t>
      </w:r>
      <w:r w:rsidR="00005A90" w:rsidRPr="002A3B2A">
        <w:rPr>
          <w:rFonts w:ascii="Times New Roman" w:hAnsi="Times New Roman" w:cs="Times New Roman"/>
          <w:i/>
          <w:iCs/>
          <w:lang w:val="en-GB"/>
        </w:rPr>
        <w:t>k:</w:t>
      </w:r>
      <w:r w:rsidR="00005A90" w:rsidRPr="002A3B2A">
        <w:rPr>
          <w:rFonts w:ascii="Times New Roman" w:hAnsi="Times New Roman" w:cs="Times New Roman"/>
          <w:lang w:val="en-GB"/>
        </w:rPr>
        <w:t xml:space="preserve"> number of modelled parameters; Δ</w:t>
      </w:r>
      <w:r w:rsidR="00005A90" w:rsidRPr="002A3B2A">
        <w:rPr>
          <w:rFonts w:ascii="Times New Roman" w:hAnsi="Times New Roman" w:cs="Times New Roman"/>
          <w:i/>
          <w:iCs/>
          <w:lang w:val="en-GB"/>
        </w:rPr>
        <w:t>DIC:</w:t>
      </w:r>
      <w:r w:rsidR="00005A90" w:rsidRPr="002A3B2A">
        <w:rPr>
          <w:rFonts w:ascii="Times New Roman" w:hAnsi="Times New Roman" w:cs="Times New Roman"/>
          <w:lang w:val="en-GB"/>
        </w:rPr>
        <w:t xml:space="preserve"> difference in deviance information criterion (</w:t>
      </w:r>
      <w:r w:rsidR="00005A90" w:rsidRPr="002A3B2A">
        <w:rPr>
          <w:rFonts w:ascii="Times New Roman" w:hAnsi="Times New Roman" w:cs="Times New Roman"/>
          <w:i/>
          <w:iCs/>
          <w:lang w:val="en-GB"/>
        </w:rPr>
        <w:t>DIC</w:t>
      </w:r>
      <w:r w:rsidR="00005A90" w:rsidRPr="002A3B2A">
        <w:rPr>
          <w:rFonts w:ascii="Times New Roman" w:hAnsi="Times New Roman" w:cs="Times New Roman"/>
          <w:lang w:val="en-GB"/>
        </w:rPr>
        <w:t xml:space="preserve">) between a given model and the top model. </w:t>
      </w:r>
      <w:r w:rsidR="00005A90" w:rsidRPr="002A3B2A">
        <w:rPr>
          <w:rFonts w:ascii="Times New Roman" w:hAnsi="Times New Roman" w:cs="Times New Roman"/>
          <w:i/>
          <w:iCs/>
          <w:lang w:val="en-GB"/>
        </w:rPr>
        <w:t>DIC</w:t>
      </w:r>
      <w:r w:rsidR="00005A90" w:rsidRPr="002A3B2A">
        <w:rPr>
          <w:rFonts w:ascii="Times New Roman" w:hAnsi="Times New Roman" w:cs="Times New Roman"/>
          <w:lang w:val="en-GB"/>
        </w:rPr>
        <w:t xml:space="preserve"> value of top model was </w:t>
      </w:r>
      <w:r w:rsidR="00FF68A5">
        <w:rPr>
          <w:rFonts w:ascii="Times New Roman" w:hAnsi="Times New Roman" w:cs="Times New Roman"/>
        </w:rPr>
        <w:t>5279.1</w:t>
      </w:r>
      <w:r w:rsidR="00005A90" w:rsidRPr="002A3B2A">
        <w:rPr>
          <w:rFonts w:ascii="Times New Roman" w:hAnsi="Times New Roman" w:cs="Times New Roman"/>
          <w:lang w:val="en-GB"/>
        </w:rPr>
        <w:t>.</w:t>
      </w:r>
    </w:p>
    <w:p w14:paraId="1C578E07" w14:textId="3CD8D75B" w:rsidR="00005A90" w:rsidRPr="002A3B2A" w:rsidRDefault="00005A90" w:rsidP="00F46FC4">
      <w:pPr>
        <w:suppressLineNumbers/>
        <w:spacing w:line="360" w:lineRule="auto"/>
        <w:jc w:val="both"/>
        <w:rPr>
          <w:rFonts w:ascii="Times New Roman" w:hAnsi="Times New Roman" w:cs="Times New Roman"/>
        </w:rPr>
      </w:pPr>
      <w:r w:rsidRPr="002A3B2A">
        <w:rPr>
          <w:rFonts w:ascii="Times New Roman" w:hAnsi="Times New Roman" w:cs="Times New Roman"/>
        </w:rPr>
        <w:br w:type="page"/>
      </w:r>
    </w:p>
    <w:p w14:paraId="089BF01E" w14:textId="77777777" w:rsidR="00554318" w:rsidRDefault="00554318" w:rsidP="00554318">
      <w:pPr>
        <w:spacing w:line="360" w:lineRule="auto"/>
        <w:rPr>
          <w:rFonts w:ascii="Times New Roman" w:hAnsi="Times New Roman" w:cs="Times New Roman"/>
          <w:lang w:val="en-GB"/>
        </w:rPr>
      </w:pPr>
      <w:commentRangeStart w:id="492"/>
      <w:r>
        <w:rPr>
          <w:rFonts w:ascii="Times New Roman" w:hAnsi="Times New Roman" w:cs="Times New Roman"/>
          <w:b/>
          <w:bCs/>
          <w:lang w:val="en-GB"/>
        </w:rPr>
        <w:lastRenderedPageBreak/>
        <w:t>Table S2.</w:t>
      </w:r>
      <w:r>
        <w:rPr>
          <w:rFonts w:ascii="Times New Roman" w:hAnsi="Times New Roman" w:cs="Times New Roman"/>
          <w:lang w:val="en-GB"/>
        </w:rPr>
        <w:t xml:space="preserve"> Relationship between the average egg volume of a clutch and the average chick weight at hatching.</w:t>
      </w:r>
      <w:commentRangeEnd w:id="492"/>
      <w:r w:rsidR="00971CE9">
        <w:rPr>
          <w:rStyle w:val="CommentReference"/>
          <w:rFonts w:ascii="Times New Roman" w:eastAsia="Times New Roman" w:hAnsi="Times New Roman" w:cs="Times New Roman"/>
        </w:rPr>
        <w:commentReference w:id="492"/>
      </w:r>
    </w:p>
    <w:p w14:paraId="3C37C03C" w14:textId="1ECF027A" w:rsidR="00554318" w:rsidRDefault="00554318" w:rsidP="00554318">
      <w:pPr>
        <w:suppressLineNumbers/>
        <w:spacing w:line="360" w:lineRule="auto"/>
        <w:rPr>
          <w:rFonts w:ascii="Times New Roman" w:hAnsi="Times New Roman" w:cs="Times New Roman"/>
          <w:b/>
          <w:bCs/>
          <w:lang w:val="en-GB"/>
        </w:rPr>
      </w:pPr>
      <w:r>
        <w:rPr>
          <w:rFonts w:ascii="Times New Roman" w:hAnsi="Times New Roman" w:cs="Times New Roman"/>
          <w:b/>
          <w:bCs/>
          <w:noProof/>
          <w:lang w:val="en-GB"/>
        </w:rPr>
        <w:drawing>
          <wp:inline distT="0" distB="0" distL="0" distR="0" wp14:anchorId="069EBAE5" wp14:editId="65450356">
            <wp:extent cx="5943600" cy="4262120"/>
            <wp:effectExtent l="0" t="0" r="0" b="508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inline>
        </w:drawing>
      </w:r>
      <w:r>
        <w:rPr>
          <w:rFonts w:ascii="Times New Roman" w:hAnsi="Times New Roman" w:cs="Times New Roman"/>
          <w:b/>
          <w:bCs/>
          <w:lang w:val="en-GB"/>
        </w:rPr>
        <w:br w:type="page"/>
      </w:r>
    </w:p>
    <w:p w14:paraId="483B9547" w14:textId="111E3972" w:rsidR="00005A90" w:rsidRPr="00005A90" w:rsidRDefault="00F46FC4" w:rsidP="002A3B2A">
      <w:pPr>
        <w:spacing w:line="360" w:lineRule="auto"/>
        <w:jc w:val="both"/>
        <w:rPr>
          <w:rFonts w:ascii="Times New Roman" w:hAnsi="Times New Roman" w:cs="Times New Roman"/>
          <w:lang w:val="en-GB"/>
        </w:rPr>
      </w:pPr>
      <w:r w:rsidRPr="002A3B2A">
        <w:rPr>
          <w:rFonts w:ascii="Times New Roman" w:hAnsi="Times New Roman" w:cs="Times New Roman"/>
          <w:noProof/>
        </w:rPr>
        <w:lastRenderedPageBreak/>
        <w:drawing>
          <wp:anchor distT="0" distB="0" distL="114300" distR="114300" simplePos="0" relativeHeight="251662336" behindDoc="0" locked="0" layoutInCell="1" allowOverlap="1" wp14:anchorId="71314909" wp14:editId="426B6131">
            <wp:simplePos x="0" y="0"/>
            <wp:positionH relativeFrom="margin">
              <wp:posOffset>0</wp:posOffset>
            </wp:positionH>
            <wp:positionV relativeFrom="margin">
              <wp:posOffset>828216</wp:posOffset>
            </wp:positionV>
            <wp:extent cx="5942330" cy="3832225"/>
            <wp:effectExtent l="0" t="0" r="127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942330" cy="3832225"/>
                    </a:xfrm>
                    <a:prstGeom prst="rect">
                      <a:avLst/>
                    </a:prstGeom>
                  </pic:spPr>
                </pic:pic>
              </a:graphicData>
            </a:graphic>
            <wp14:sizeRelV relativeFrom="margin">
              <wp14:pctHeight>0</wp14:pctHeight>
            </wp14:sizeRelV>
          </wp:anchor>
        </w:drawing>
      </w:r>
      <w:r w:rsidR="00005A90" w:rsidRPr="00005A90">
        <w:rPr>
          <w:rFonts w:ascii="Times New Roman" w:hAnsi="Times New Roman" w:cs="Times New Roman"/>
          <w:b/>
          <w:bCs/>
          <w:lang w:val="en-GB"/>
        </w:rPr>
        <w:t>Table S</w:t>
      </w:r>
      <w:r w:rsidR="00554318">
        <w:rPr>
          <w:rFonts w:ascii="Times New Roman" w:hAnsi="Times New Roman" w:cs="Times New Roman"/>
          <w:b/>
          <w:bCs/>
          <w:lang w:val="en-GB"/>
        </w:rPr>
        <w:t>3</w:t>
      </w:r>
      <w:r w:rsidR="00005A90" w:rsidRPr="00005A90">
        <w:rPr>
          <w:rFonts w:ascii="Times New Roman" w:hAnsi="Times New Roman" w:cs="Times New Roman"/>
          <w:b/>
          <w:bCs/>
          <w:lang w:val="en-GB"/>
        </w:rPr>
        <w:t>.</w:t>
      </w:r>
      <w:r w:rsidR="00005A90" w:rsidRPr="00005A90">
        <w:rPr>
          <w:rFonts w:ascii="Times New Roman" w:hAnsi="Times New Roman" w:cs="Times New Roman"/>
          <w:lang w:val="en-GB"/>
        </w:rPr>
        <w:t xml:space="preserve"> </w:t>
      </w:r>
      <w:commentRangeStart w:id="493"/>
      <w:r w:rsidR="002A3B2A" w:rsidRPr="002A3B2A">
        <w:rPr>
          <w:rFonts w:ascii="Times New Roman" w:hAnsi="Times New Roman" w:cs="Times New Roman"/>
          <w:lang w:val="en-GB"/>
        </w:rPr>
        <w:t>Relationship between the lay date</w:t>
      </w:r>
      <w:commentRangeEnd w:id="493"/>
      <w:r w:rsidR="00971CE9">
        <w:rPr>
          <w:rStyle w:val="CommentReference"/>
          <w:rFonts w:ascii="Times New Roman" w:eastAsia="Times New Roman" w:hAnsi="Times New Roman" w:cs="Times New Roman"/>
        </w:rPr>
        <w:commentReference w:id="493"/>
      </w:r>
      <w:r w:rsidR="002A3B2A" w:rsidRPr="002A3B2A">
        <w:rPr>
          <w:rFonts w:ascii="Times New Roman" w:hAnsi="Times New Roman" w:cs="Times New Roman"/>
          <w:lang w:val="en-GB"/>
        </w:rPr>
        <w:t xml:space="preserve"> of an individual’s first nest and their likelihood of polyandry each year. Fixed effect size </w:t>
      </w:r>
      <w:r>
        <w:rPr>
          <w:rFonts w:ascii="Times New Roman" w:hAnsi="Times New Roman" w:cs="Times New Roman"/>
          <w:lang w:val="en-GB"/>
        </w:rPr>
        <w:t xml:space="preserve">of </w:t>
      </w:r>
      <w:r w:rsidR="0024462C">
        <w:rPr>
          <w:rFonts w:ascii="Times New Roman" w:hAnsi="Times New Roman" w:cs="Times New Roman"/>
          <w:lang w:val="en-GB"/>
        </w:rPr>
        <w:t xml:space="preserve">‘first nest </w:t>
      </w:r>
      <w:r>
        <w:rPr>
          <w:rFonts w:ascii="Times New Roman" w:hAnsi="Times New Roman" w:cs="Times New Roman"/>
          <w:lang w:val="en-GB"/>
        </w:rPr>
        <w:t>lay date</w:t>
      </w:r>
      <w:r w:rsidR="0024462C">
        <w:rPr>
          <w:rFonts w:ascii="Times New Roman" w:hAnsi="Times New Roman" w:cs="Times New Roman"/>
          <w:lang w:val="en-GB"/>
        </w:rPr>
        <w:t>’</w:t>
      </w:r>
      <w:r>
        <w:rPr>
          <w:rFonts w:ascii="Times New Roman" w:hAnsi="Times New Roman" w:cs="Times New Roman"/>
          <w:lang w:val="en-GB"/>
        </w:rPr>
        <w:t xml:space="preserve"> is</w:t>
      </w:r>
      <w:r w:rsidR="0024462C">
        <w:rPr>
          <w:rFonts w:ascii="Times New Roman" w:hAnsi="Times New Roman" w:cs="Times New Roman"/>
          <w:lang w:val="en-GB"/>
        </w:rPr>
        <w:t xml:space="preserve"> </w:t>
      </w:r>
      <w:r>
        <w:rPr>
          <w:rFonts w:ascii="Times New Roman" w:hAnsi="Times New Roman" w:cs="Times New Roman"/>
          <w:lang w:val="en-GB"/>
        </w:rPr>
        <w:t xml:space="preserve">the standardized </w:t>
      </w:r>
      <w:r w:rsidR="0024462C">
        <w:rPr>
          <w:rFonts w:ascii="Times New Roman" w:hAnsi="Times New Roman" w:cs="Times New Roman"/>
          <w:lang w:val="en-GB"/>
        </w:rPr>
        <w:t xml:space="preserve">estimate on the </w:t>
      </w:r>
      <w:r>
        <w:rPr>
          <w:rFonts w:ascii="Times New Roman" w:hAnsi="Times New Roman" w:cs="Times New Roman"/>
          <w:lang w:val="en-GB"/>
        </w:rPr>
        <w:t>logit scale.</w:t>
      </w:r>
    </w:p>
    <w:p w14:paraId="5AC8CD3D" w14:textId="41B1BA26" w:rsidR="00E62D99" w:rsidRPr="002A3B2A" w:rsidRDefault="00E62D99" w:rsidP="00F46FC4">
      <w:pPr>
        <w:suppressLineNumbers/>
        <w:spacing w:line="360" w:lineRule="auto"/>
        <w:jc w:val="both"/>
        <w:rPr>
          <w:rFonts w:ascii="Times New Roman" w:hAnsi="Times New Roman" w:cs="Times New Roman"/>
        </w:rPr>
      </w:pPr>
      <w:r w:rsidRPr="002A3B2A">
        <w:rPr>
          <w:rFonts w:ascii="Times New Roman" w:hAnsi="Times New Roman" w:cs="Times New Roman"/>
        </w:rPr>
        <w:br w:type="page"/>
      </w:r>
    </w:p>
    <w:p w14:paraId="326E8209" w14:textId="004B86F8" w:rsidR="00EE0218" w:rsidRPr="00F46FC4" w:rsidRDefault="00F46FC4" w:rsidP="002A3B2A">
      <w:pPr>
        <w:spacing w:line="360" w:lineRule="auto"/>
        <w:jc w:val="both"/>
        <w:rPr>
          <w:rFonts w:ascii="Times New Roman" w:hAnsi="Times New Roman" w:cs="Times New Roman"/>
          <w:lang w:val="en-GB"/>
        </w:rPr>
      </w:pPr>
      <w:r w:rsidRPr="002A3B2A">
        <w:rPr>
          <w:rFonts w:ascii="Times New Roman" w:hAnsi="Times New Roman" w:cs="Times New Roman"/>
          <w:noProof/>
        </w:rPr>
        <w:lastRenderedPageBreak/>
        <w:drawing>
          <wp:anchor distT="0" distB="0" distL="114300" distR="114300" simplePos="0" relativeHeight="251664384" behindDoc="0" locked="0" layoutInCell="1" allowOverlap="1" wp14:anchorId="59246AA5" wp14:editId="2C7C7B28">
            <wp:simplePos x="0" y="0"/>
            <wp:positionH relativeFrom="margin">
              <wp:align>center</wp:align>
            </wp:positionH>
            <wp:positionV relativeFrom="margin">
              <wp:posOffset>395281</wp:posOffset>
            </wp:positionV>
            <wp:extent cx="5611495" cy="726567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611495" cy="72656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lang w:val="en-GB"/>
        </w:rPr>
        <w:t>T</w:t>
      </w:r>
      <w:r w:rsidRPr="00005A90">
        <w:rPr>
          <w:rFonts w:ascii="Times New Roman" w:hAnsi="Times New Roman" w:cs="Times New Roman"/>
          <w:b/>
          <w:bCs/>
          <w:lang w:val="en-GB"/>
        </w:rPr>
        <w:t>able S</w:t>
      </w:r>
      <w:r w:rsidR="00554318">
        <w:rPr>
          <w:rFonts w:ascii="Times New Roman" w:hAnsi="Times New Roman" w:cs="Times New Roman"/>
          <w:b/>
          <w:bCs/>
          <w:lang w:val="en-GB"/>
        </w:rPr>
        <w:t>4</w:t>
      </w:r>
      <w:r w:rsidRPr="00005A90">
        <w:rPr>
          <w:rFonts w:ascii="Times New Roman" w:hAnsi="Times New Roman" w:cs="Times New Roman"/>
          <w:b/>
          <w:bCs/>
          <w:lang w:val="en-GB"/>
        </w:rPr>
        <w:t>.</w:t>
      </w:r>
      <w:r w:rsidRPr="00005A90">
        <w:rPr>
          <w:rFonts w:ascii="Times New Roman" w:hAnsi="Times New Roman" w:cs="Times New Roman"/>
          <w:lang w:val="en-GB"/>
        </w:rPr>
        <w:t xml:space="preserve"> </w:t>
      </w:r>
      <w:r>
        <w:rPr>
          <w:rFonts w:ascii="Times New Roman" w:hAnsi="Times New Roman" w:cs="Times New Roman"/>
          <w:lang w:val="en-GB"/>
        </w:rPr>
        <w:t>Sources of egg size variation</w:t>
      </w:r>
      <w:r w:rsidRPr="002A3B2A">
        <w:rPr>
          <w:rFonts w:ascii="Times New Roman" w:hAnsi="Times New Roman" w:cs="Times New Roman"/>
          <w:lang w:val="en-GB"/>
        </w:rPr>
        <w:t>.</w:t>
      </w:r>
      <w:r w:rsidR="00EE0218" w:rsidRPr="002A3B2A">
        <w:rPr>
          <w:rFonts w:ascii="Times New Roman" w:hAnsi="Times New Roman" w:cs="Times New Roman"/>
        </w:rPr>
        <w:br w:type="page"/>
      </w:r>
    </w:p>
    <w:p w14:paraId="157EDF7E" w14:textId="75769D10" w:rsidR="000B5CE4" w:rsidRDefault="00492074" w:rsidP="00063418">
      <w:pPr>
        <w:spacing w:line="360" w:lineRule="auto"/>
        <w:jc w:val="both"/>
        <w:rPr>
          <w:rFonts w:ascii="Times New Roman" w:hAnsi="Times New Roman" w:cs="Times New Roman"/>
        </w:rPr>
      </w:pPr>
      <w:r>
        <w:rPr>
          <w:rFonts w:ascii="Times New Roman" w:hAnsi="Times New Roman" w:cs="Times New Roman"/>
          <w:b/>
          <w:bCs/>
          <w:lang w:val="en-GB"/>
        </w:rPr>
        <w:lastRenderedPageBreak/>
        <w:t>T</w:t>
      </w:r>
      <w:r w:rsidRPr="00005A90">
        <w:rPr>
          <w:rFonts w:ascii="Times New Roman" w:hAnsi="Times New Roman" w:cs="Times New Roman"/>
          <w:b/>
          <w:bCs/>
          <w:lang w:val="en-GB"/>
        </w:rPr>
        <w:t>able S</w:t>
      </w:r>
      <w:r w:rsidR="00554318">
        <w:rPr>
          <w:rFonts w:ascii="Times New Roman" w:hAnsi="Times New Roman" w:cs="Times New Roman"/>
          <w:b/>
          <w:bCs/>
          <w:lang w:val="en-GB"/>
        </w:rPr>
        <w:t>5</w:t>
      </w:r>
      <w:r w:rsidRPr="00005A90">
        <w:rPr>
          <w:rFonts w:ascii="Times New Roman" w:hAnsi="Times New Roman" w:cs="Times New Roman"/>
          <w:b/>
          <w:bCs/>
          <w:lang w:val="en-GB"/>
        </w:rPr>
        <w:t>.</w:t>
      </w:r>
      <w:r w:rsidRPr="00005A90">
        <w:rPr>
          <w:rFonts w:ascii="Times New Roman" w:hAnsi="Times New Roman" w:cs="Times New Roman"/>
          <w:lang w:val="en-GB"/>
        </w:rPr>
        <w:t xml:space="preserve"> </w:t>
      </w:r>
      <w:r>
        <w:rPr>
          <w:rFonts w:ascii="Times New Roman" w:hAnsi="Times New Roman" w:cs="Times New Roman"/>
          <w:lang w:val="en-GB"/>
        </w:rPr>
        <w:t>Sources of lay date variation</w:t>
      </w:r>
      <w:r w:rsidRPr="002A3B2A">
        <w:rPr>
          <w:rFonts w:ascii="Times New Roman" w:hAnsi="Times New Roman" w:cs="Times New Roman"/>
          <w:lang w:val="en-GB"/>
        </w:rPr>
        <w:t>.</w:t>
      </w:r>
      <w:r w:rsidRPr="002A3B2A">
        <w:rPr>
          <w:rFonts w:ascii="Times New Roman" w:hAnsi="Times New Roman" w:cs="Times New Roman"/>
          <w:noProof/>
        </w:rPr>
        <w:drawing>
          <wp:anchor distT="0" distB="0" distL="114300" distR="114300" simplePos="0" relativeHeight="251666432" behindDoc="0" locked="0" layoutInCell="1" allowOverlap="1" wp14:anchorId="46C6BDA7" wp14:editId="3E8D65A7">
            <wp:simplePos x="0" y="0"/>
            <wp:positionH relativeFrom="margin">
              <wp:posOffset>196850</wp:posOffset>
            </wp:positionH>
            <wp:positionV relativeFrom="margin">
              <wp:posOffset>374393</wp:posOffset>
            </wp:positionV>
            <wp:extent cx="5545455" cy="5978525"/>
            <wp:effectExtent l="0" t="0" r="444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545455" cy="5978525"/>
                    </a:xfrm>
                    <a:prstGeom prst="rect">
                      <a:avLst/>
                    </a:prstGeom>
                  </pic:spPr>
                </pic:pic>
              </a:graphicData>
            </a:graphic>
            <wp14:sizeRelH relativeFrom="margin">
              <wp14:pctWidth>0</wp14:pctWidth>
            </wp14:sizeRelH>
            <wp14:sizeRelV relativeFrom="margin">
              <wp14:pctHeight>0</wp14:pctHeight>
            </wp14:sizeRelV>
          </wp:anchor>
        </w:drawing>
      </w:r>
      <w:r w:rsidR="007A5CF3" w:rsidRPr="002A3B2A">
        <w:rPr>
          <w:rFonts w:ascii="Times New Roman" w:hAnsi="Times New Roman" w:cs="Times New Roman"/>
        </w:rPr>
        <w:br w:type="page"/>
      </w:r>
    </w:p>
    <w:p w14:paraId="2171ADE5" w14:textId="77777777" w:rsidR="000B5CE4" w:rsidRDefault="000B5CE4" w:rsidP="000B5CE4">
      <w:pPr>
        <w:suppressLineNumbers/>
        <w:spacing w:line="360" w:lineRule="auto"/>
        <w:jc w:val="both"/>
        <w:rPr>
          <w:rFonts w:ascii="Times New Roman" w:hAnsi="Times New Roman" w:cs="Times New Roman"/>
        </w:rPr>
      </w:pPr>
    </w:p>
    <w:p w14:paraId="10A7713F" w14:textId="11CCB62C" w:rsidR="00554318" w:rsidRDefault="000B5CE4" w:rsidP="00F93812">
      <w:pPr>
        <w:spacing w:line="360" w:lineRule="auto"/>
        <w:jc w:val="both"/>
        <w:rPr>
          <w:rFonts w:ascii="Times New Roman" w:hAnsi="Times New Roman" w:cs="Times New Roman"/>
          <w:lang w:val="en-GB"/>
        </w:rPr>
      </w:pPr>
      <w:r>
        <w:rPr>
          <w:rFonts w:ascii="Times New Roman" w:hAnsi="Times New Roman" w:cs="Times New Roman"/>
          <w:noProof/>
        </w:rPr>
        <mc:AlternateContent>
          <mc:Choice Requires="wpg">
            <w:drawing>
              <wp:anchor distT="0" distB="0" distL="114300" distR="114300" simplePos="0" relativeHeight="251703296" behindDoc="0" locked="0" layoutInCell="1" allowOverlap="1" wp14:anchorId="45706DE6" wp14:editId="15B9C870">
                <wp:simplePos x="0" y="0"/>
                <wp:positionH relativeFrom="margin">
                  <wp:align>center</wp:align>
                </wp:positionH>
                <wp:positionV relativeFrom="margin">
                  <wp:align>top</wp:align>
                </wp:positionV>
                <wp:extent cx="6142355" cy="4319905"/>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6142355" cy="4319905"/>
                          <a:chOff x="-186438" y="0"/>
                          <a:chExt cx="6142775" cy="4319905"/>
                        </a:xfrm>
                      </wpg:grpSpPr>
                      <pic:pic xmlns:pic="http://schemas.openxmlformats.org/drawingml/2006/picture">
                        <pic:nvPicPr>
                          <pic:cNvPr id="12" name="Picture 12" descr="Chart, line chart, box and whisker 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86438" y="0"/>
                            <a:ext cx="2776220" cy="4319905"/>
                          </a:xfrm>
                          <a:prstGeom prst="rect">
                            <a:avLst/>
                          </a:prstGeom>
                        </pic:spPr>
                      </pic:pic>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716567" y="0"/>
                            <a:ext cx="3239770" cy="4319905"/>
                          </a:xfrm>
                          <a:prstGeom prst="rect">
                            <a:avLst/>
                          </a:prstGeom>
                        </pic:spPr>
                      </pic:pic>
                    </wpg:wgp>
                  </a:graphicData>
                </a:graphic>
                <wp14:sizeRelH relativeFrom="margin">
                  <wp14:pctWidth>0</wp14:pctWidth>
                </wp14:sizeRelH>
              </wp:anchor>
            </w:drawing>
          </mc:Choice>
          <mc:Fallback>
            <w:pict>
              <v:group w14:anchorId="185D3D77" id="Group 23" o:spid="_x0000_s1026" style="position:absolute;margin-left:0;margin-top:0;width:483.65pt;height:340.15pt;z-index:251703296;mso-position-horizontal:center;mso-position-horizontal-relative:margin;mso-position-vertical:top;mso-position-vertical-relative:margin;mso-width-relative:margin" coordorigin="-1864" coordsize="61427,43199" o:gfxdata="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Chart, line chart, box and whisker chart&#10;&#10;Description automatically generated" style="position:absolute;left:-1864;width:27761;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">
                  <v:imagedata r:id="rId25" o:title="Chart, line chart, box and whisker chart&#10;&#10;Description automatically generated"/>
                </v:shape>
                <v:shape id="Picture 21" o:spid="_x0000_s1028" type="#_x0000_t75" style="position:absolute;left:27165;width:32398;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">
                  <v:imagedata r:id="rId26" o:title=""/>
                </v:shape>
                <w10:wrap type="topAndBottom" anchorx="margin" anchory="margin"/>
              </v:group>
            </w:pict>
          </mc:Fallback>
        </mc:AlternateContent>
      </w:r>
      <w:r w:rsidR="0030380B" w:rsidRPr="0030380B">
        <w:rPr>
          <w:rFonts w:ascii="Times New Roman" w:hAnsi="Times New Roman" w:cs="Times New Roman"/>
          <w:b/>
          <w:lang w:val="en-GB"/>
        </w:rPr>
        <w:t xml:space="preserve">Figure S1. </w:t>
      </w:r>
      <w:r w:rsidR="0030380B" w:rsidRPr="0030380B">
        <w:rPr>
          <w:rFonts w:ascii="Times New Roman" w:hAnsi="Times New Roman" w:cs="Times New Roman"/>
          <w:lang w:val="en-GB"/>
        </w:rPr>
        <w:t xml:space="preserve">Bayesian model diagnostics of the </w:t>
      </w:r>
      <w:del w:id="494" w:author="Luke Eberhart-Phillips" w:date="2021-05-05T19:08:00Z">
        <w:r w:rsidR="0030380B" w:rsidRPr="0030380B" w:rsidDel="000B372A">
          <w:rPr>
            <w:rFonts w:ascii="Times New Roman" w:hAnsi="Times New Roman" w:cs="Times New Roman"/>
            <w:lang w:val="en-GB"/>
          </w:rPr>
          <w:delText xml:space="preserve">Gompertz </w:delText>
        </w:r>
      </w:del>
      <w:ins w:id="495" w:author="Luke Eberhart-Phillips" w:date="2021-05-05T19:08:00Z">
        <w:r w:rsidR="000B372A">
          <w:rPr>
            <w:rFonts w:ascii="Times New Roman" w:hAnsi="Times New Roman" w:cs="Times New Roman"/>
            <w:lang w:val="en-GB"/>
          </w:rPr>
          <w:t>Logistic</w:t>
        </w:r>
        <w:r w:rsidR="000B372A" w:rsidRPr="0030380B">
          <w:rPr>
            <w:rFonts w:ascii="Times New Roman" w:hAnsi="Times New Roman" w:cs="Times New Roman"/>
            <w:lang w:val="en-GB"/>
          </w:rPr>
          <w:t xml:space="preserve"> </w:t>
        </w:r>
      </w:ins>
      <w:r w:rsidR="0030380B" w:rsidRPr="0030380B">
        <w:rPr>
          <w:rFonts w:ascii="Times New Roman" w:hAnsi="Times New Roman" w:cs="Times New Roman"/>
          <w:lang w:val="en-GB"/>
        </w:rPr>
        <w:t>bathtub shaped survival model. a) Serial autocorrelation of iterations within chains, b) chain convergence (</w:t>
      </w:r>
      <w:r w:rsidR="0030380B" w:rsidRPr="0030380B">
        <w:rPr>
          <w:rFonts w:ascii="Times New Roman" w:hAnsi="Times New Roman" w:cs="Times New Roman"/>
          <w:i/>
          <w:iCs/>
          <w:lang w:val="en-GB"/>
        </w:rPr>
        <w:t>R-hat</w:t>
      </w:r>
      <w:r w:rsidR="0030380B" w:rsidRPr="0030380B">
        <w:rPr>
          <w:rFonts w:ascii="Times New Roman" w:hAnsi="Times New Roman" w:cs="Times New Roman"/>
          <w:lang w:val="en-GB"/>
        </w:rPr>
        <w:t>) of model, and c) trace plots of chain dynamics.</w:t>
      </w:r>
      <w:r w:rsidR="00554318">
        <w:rPr>
          <w:rFonts w:ascii="Times New Roman" w:hAnsi="Times New Roman" w:cs="Times New Roman"/>
          <w:lang w:val="en-GB"/>
        </w:rPr>
        <w:br w:type="page"/>
      </w:r>
    </w:p>
    <w:p w14:paraId="46334071" w14:textId="7176E035" w:rsidR="007E25AE" w:rsidRPr="00063418" w:rsidRDefault="00554318" w:rsidP="00063418">
      <w:pPr>
        <w:spacing w:line="360" w:lineRule="auto"/>
        <w:jc w:val="both"/>
        <w:rPr>
          <w:rFonts w:ascii="Times New Roman" w:hAnsi="Times New Roman" w:cs="Times New Roman"/>
        </w:rPr>
      </w:pPr>
      <w:commentRangeStart w:id="496"/>
      <w:r>
        <w:rPr>
          <w:rFonts w:ascii="Times New Roman" w:hAnsi="Times New Roman" w:cs="Times New Roman"/>
          <w:b/>
          <w:bCs/>
        </w:rPr>
        <w:lastRenderedPageBreak/>
        <w:t xml:space="preserve">Figure S2. </w:t>
      </w:r>
      <w:commentRangeEnd w:id="496"/>
      <w:r w:rsidR="00971CE9">
        <w:rPr>
          <w:rStyle w:val="CommentReference"/>
          <w:rFonts w:ascii="Times New Roman" w:eastAsia="Times New Roman" w:hAnsi="Times New Roman" w:cs="Times New Roman"/>
        </w:rPr>
        <w:commentReference w:id="496"/>
      </w:r>
      <w:r>
        <w:rPr>
          <w:rFonts w:ascii="Times New Roman" w:hAnsi="Times New Roman" w:cs="Times New Roman"/>
        </w:rPr>
        <w:t>Sources of variation the average hatch weight of chicks.</w:t>
      </w:r>
      <w:r>
        <w:rPr>
          <w:rFonts w:ascii="Times New Roman" w:hAnsi="Times New Roman" w:cs="Times New Roman"/>
          <w:noProof/>
        </w:rPr>
        <w:drawing>
          <wp:anchor distT="0" distB="0" distL="114300" distR="114300" simplePos="0" relativeHeight="251707392" behindDoc="0" locked="0" layoutInCell="1" allowOverlap="1" wp14:anchorId="6EEDA93E" wp14:editId="35D57B3B">
            <wp:simplePos x="0" y="0"/>
            <wp:positionH relativeFrom="margin">
              <wp:align>center</wp:align>
            </wp:positionH>
            <wp:positionV relativeFrom="margin">
              <wp:align>top</wp:align>
            </wp:positionV>
            <wp:extent cx="4140000" cy="7452000"/>
            <wp:effectExtent l="0" t="0" r="635" b="3175"/>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40000" cy="7452000"/>
                    </a:xfrm>
                    <a:prstGeom prst="rect">
                      <a:avLst/>
                    </a:prstGeom>
                  </pic:spPr>
                </pic:pic>
              </a:graphicData>
            </a:graphic>
            <wp14:sizeRelH relativeFrom="margin">
              <wp14:pctWidth>0</wp14:pctWidth>
            </wp14:sizeRelH>
            <wp14:sizeRelV relativeFrom="margin">
              <wp14:pctHeight>0</wp14:pctHeight>
            </wp14:sizeRelV>
          </wp:anchor>
        </w:drawing>
      </w:r>
      <w:r w:rsidR="007E25AE" w:rsidRPr="002A3B2A">
        <w:rPr>
          <w:rFonts w:ascii="Times New Roman" w:hAnsi="Times New Roman" w:cs="Times New Roman"/>
        </w:rPr>
        <w:br w:type="page"/>
      </w:r>
    </w:p>
    <w:p w14:paraId="05EB0054" w14:textId="622EAEED" w:rsidR="00703261" w:rsidRDefault="00A741A7">
      <w:pPr>
        <w:rPr>
          <w:rFonts w:ascii="Times New Roman" w:hAnsi="Times New Roman" w:cs="Times New Roman"/>
        </w:rPr>
      </w:pPr>
      <w:r w:rsidRPr="002A3B2A">
        <w:rPr>
          <w:rFonts w:ascii="Times New Roman" w:hAnsi="Times New Roman" w:cs="Times New Roman"/>
          <w:noProof/>
        </w:rPr>
        <w:lastRenderedPageBreak/>
        <w:drawing>
          <wp:anchor distT="0" distB="0" distL="114300" distR="114300" simplePos="0" relativeHeight="251705344" behindDoc="0" locked="0" layoutInCell="1" allowOverlap="1" wp14:anchorId="268C9F87" wp14:editId="69ECFBCA">
            <wp:simplePos x="0" y="0"/>
            <wp:positionH relativeFrom="margin">
              <wp:posOffset>896620</wp:posOffset>
            </wp:positionH>
            <wp:positionV relativeFrom="margin">
              <wp:posOffset>34925</wp:posOffset>
            </wp:positionV>
            <wp:extent cx="4143375" cy="745807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43375" cy="74580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 S</w:t>
      </w:r>
      <w:r w:rsidR="00AD77A6">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rPr>
        <w:t xml:space="preserve">Sources of variation in a </w:t>
      </w:r>
      <w:r w:rsidR="00CB77C4">
        <w:rPr>
          <w:rFonts w:ascii="Times New Roman" w:hAnsi="Times New Roman" w:cs="Times New Roman"/>
        </w:rPr>
        <w:t>female</w:t>
      </w:r>
      <w:r>
        <w:rPr>
          <w:rFonts w:ascii="Times New Roman" w:hAnsi="Times New Roman" w:cs="Times New Roman"/>
        </w:rPr>
        <w:t>’s probability of being polyandrous each year.</w:t>
      </w:r>
      <w:r w:rsidR="00703261">
        <w:rPr>
          <w:rFonts w:ascii="Times New Roman" w:hAnsi="Times New Roman" w:cs="Times New Roman"/>
        </w:rPr>
        <w:br w:type="page"/>
      </w:r>
    </w:p>
    <w:p w14:paraId="51CC1D29" w14:textId="005782CF" w:rsidR="00A00825" w:rsidRDefault="00703261">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08416" behindDoc="0" locked="0" layoutInCell="1" allowOverlap="1" wp14:anchorId="741AC3B7" wp14:editId="01803163">
            <wp:simplePos x="0" y="0"/>
            <wp:positionH relativeFrom="margin">
              <wp:align>center</wp:align>
            </wp:positionH>
            <wp:positionV relativeFrom="margin">
              <wp:align>top</wp:align>
            </wp:positionV>
            <wp:extent cx="3240000" cy="32400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40000" cy="3240000"/>
                    </a:xfrm>
                    <a:prstGeom prst="rect">
                      <a:avLst/>
                    </a:prstGeom>
                  </pic:spPr>
                </pic:pic>
              </a:graphicData>
            </a:graphic>
          </wp:anchor>
        </w:drawing>
      </w:r>
      <w:r>
        <w:rPr>
          <w:rFonts w:ascii="Times New Roman" w:hAnsi="Times New Roman" w:cs="Times New Roman"/>
          <w:b/>
          <w:bCs/>
        </w:rPr>
        <w:t xml:space="preserve">Figure S4. </w:t>
      </w:r>
      <w:r w:rsidR="00CB6455">
        <w:rPr>
          <w:rFonts w:ascii="Times New Roman" w:hAnsi="Times New Roman" w:cs="Times New Roman"/>
        </w:rPr>
        <w:t>Differences in nesting frequency between monogamous and polyandrous females.</w:t>
      </w:r>
      <w:r w:rsidR="00A00825">
        <w:rPr>
          <w:rFonts w:ascii="Times New Roman" w:hAnsi="Times New Roman" w:cs="Times New Roman"/>
        </w:rPr>
        <w:br w:type="page"/>
      </w:r>
    </w:p>
    <w:p w14:paraId="507B8555" w14:textId="7567ABF1" w:rsidR="00A741A7" w:rsidRDefault="00A00825" w:rsidP="00A00825">
      <w:pPr>
        <w:spacing w:line="360" w:lineRule="auto"/>
        <w:rPr>
          <w:rFonts w:ascii="Times New Roman" w:hAnsi="Times New Roman" w:cs="Times New Roman"/>
        </w:rPr>
      </w:pPr>
      <w:r>
        <w:rPr>
          <w:rFonts w:ascii="Times New Roman" w:hAnsi="Times New Roman" w:cs="Times New Roman"/>
          <w:b/>
          <w:bCs/>
        </w:rPr>
        <w:lastRenderedPageBreak/>
        <w:t xml:space="preserve">Figure </w:t>
      </w:r>
      <w:r>
        <w:rPr>
          <w:rFonts w:ascii="Times New Roman" w:hAnsi="Times New Roman" w:cs="Times New Roman"/>
          <w:noProof/>
        </w:rPr>
        <w:drawing>
          <wp:anchor distT="0" distB="0" distL="114300" distR="114300" simplePos="0" relativeHeight="251706368" behindDoc="0" locked="0" layoutInCell="1" allowOverlap="1" wp14:anchorId="02D2B8A0" wp14:editId="4D7F3D6F">
            <wp:simplePos x="0" y="0"/>
            <wp:positionH relativeFrom="margin">
              <wp:align>center</wp:align>
            </wp:positionH>
            <wp:positionV relativeFrom="margin">
              <wp:align>top</wp:align>
            </wp:positionV>
            <wp:extent cx="3240000" cy="64800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40000" cy="6480000"/>
                    </a:xfrm>
                    <a:prstGeom prst="rect">
                      <a:avLst/>
                    </a:prstGeom>
                  </pic:spPr>
                </pic:pic>
              </a:graphicData>
            </a:graphic>
          </wp:anchor>
        </w:drawing>
      </w:r>
      <w:r>
        <w:rPr>
          <w:rFonts w:ascii="Times New Roman" w:hAnsi="Times New Roman" w:cs="Times New Roman"/>
          <w:b/>
          <w:bCs/>
        </w:rPr>
        <w:t>S</w:t>
      </w:r>
      <w:r w:rsidR="00AD77A6">
        <w:rPr>
          <w:rFonts w:ascii="Times New Roman" w:hAnsi="Times New Roman" w:cs="Times New Roman"/>
          <w:b/>
          <w:bCs/>
        </w:rPr>
        <w:t>4</w:t>
      </w:r>
      <w:r>
        <w:rPr>
          <w:rFonts w:ascii="Times New Roman" w:hAnsi="Times New Roman" w:cs="Times New Roman"/>
          <w:b/>
          <w:bCs/>
        </w:rPr>
        <w:t xml:space="preserve">. </w:t>
      </w:r>
      <w:r>
        <w:rPr>
          <w:rFonts w:ascii="Times New Roman" w:hAnsi="Times New Roman" w:cs="Times New Roman"/>
        </w:rPr>
        <w:t>Homoscedastic spread of residuals from the A) ‘egg volume’ and B) ‘lay date’ models.</w:t>
      </w:r>
      <w:r w:rsidR="00A741A7">
        <w:rPr>
          <w:rFonts w:ascii="Times New Roman" w:hAnsi="Times New Roman" w:cs="Times New Roman"/>
        </w:rPr>
        <w:br w:type="page"/>
      </w:r>
    </w:p>
    <w:p w14:paraId="690503E3" w14:textId="4B0CDA06" w:rsidR="007E25AE" w:rsidRPr="002A3B2A" w:rsidRDefault="00063418" w:rsidP="007E25AE">
      <w:pPr>
        <w:spacing w:line="360" w:lineRule="auto"/>
        <w:jc w:val="both"/>
        <w:rPr>
          <w:rFonts w:ascii="Times New Roman" w:hAnsi="Times New Roman" w:cs="Times New Roman"/>
        </w:rPr>
      </w:pPr>
      <w:r>
        <w:rPr>
          <w:rFonts w:ascii="Times New Roman" w:hAnsi="Times New Roman" w:cs="Times New Roman"/>
          <w:b/>
          <w:bCs/>
        </w:rPr>
        <w:lastRenderedPageBreak/>
        <w:t>Figure S</w:t>
      </w:r>
      <w:r w:rsidR="00AD77A6">
        <w:rPr>
          <w:rFonts w:ascii="Times New Roman" w:hAnsi="Times New Roman" w:cs="Times New Roman"/>
          <w:b/>
          <w:bCs/>
        </w:rPr>
        <w:t>5</w:t>
      </w:r>
      <w:r>
        <w:rPr>
          <w:rFonts w:ascii="Times New Roman" w:hAnsi="Times New Roman" w:cs="Times New Roman"/>
          <w:b/>
          <w:bCs/>
        </w:rPr>
        <w:t xml:space="preserve">. </w:t>
      </w:r>
      <w:r w:rsidR="007E25AE" w:rsidRPr="002A3B2A">
        <w:rPr>
          <w:rFonts w:ascii="Times New Roman" w:hAnsi="Times New Roman" w:cs="Times New Roman"/>
          <w:noProof/>
        </w:rPr>
        <w:drawing>
          <wp:anchor distT="0" distB="0" distL="114300" distR="114300" simplePos="0" relativeHeight="251682816" behindDoc="0" locked="0" layoutInCell="1" allowOverlap="1" wp14:anchorId="379BDB50" wp14:editId="46385F8D">
            <wp:simplePos x="0" y="0"/>
            <wp:positionH relativeFrom="margin">
              <wp:align>center</wp:align>
            </wp:positionH>
            <wp:positionV relativeFrom="margin">
              <wp:align>top</wp:align>
            </wp:positionV>
            <wp:extent cx="3240000" cy="4857763"/>
            <wp:effectExtent l="0" t="0" r="0" b="0"/>
            <wp:wrapTopAndBottom/>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40000" cy="485776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Relationship between a female’s structural size (i.e., her tarsus length) and A) the lay date of her first nest of the season, and B) the volume of her eggs.</w:t>
      </w:r>
      <w:r w:rsidR="007E25AE" w:rsidRPr="002A3B2A">
        <w:rPr>
          <w:rFonts w:ascii="Times New Roman" w:hAnsi="Times New Roman" w:cs="Times New Roman"/>
        </w:rPr>
        <w:br w:type="page"/>
      </w:r>
    </w:p>
    <w:p w14:paraId="6FFFE954" w14:textId="67E26119" w:rsidR="00A741A7" w:rsidRDefault="00A741A7" w:rsidP="003A4D95">
      <w:pPr>
        <w:spacing w:line="360" w:lineRule="auto"/>
        <w:rPr>
          <w:rFonts w:ascii="Times New Roman" w:hAnsi="Times New Roman" w:cs="Times New Roman"/>
        </w:rPr>
      </w:pPr>
      <w:r w:rsidRPr="002A3B2A">
        <w:rPr>
          <w:rFonts w:ascii="Times New Roman" w:hAnsi="Times New Roman" w:cs="Times New Roman"/>
          <w:noProof/>
        </w:rPr>
        <w:lastRenderedPageBreak/>
        <w:drawing>
          <wp:anchor distT="0" distB="0" distL="114300" distR="114300" simplePos="0" relativeHeight="251674624" behindDoc="0" locked="0" layoutInCell="1" allowOverlap="1" wp14:anchorId="097E865A" wp14:editId="2420E822">
            <wp:simplePos x="0" y="0"/>
            <wp:positionH relativeFrom="margin">
              <wp:align>center</wp:align>
            </wp:positionH>
            <wp:positionV relativeFrom="margin">
              <wp:align>top</wp:align>
            </wp:positionV>
            <wp:extent cx="5400000" cy="54000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00" cy="5400000"/>
                    </a:xfrm>
                    <a:prstGeom prst="rect">
                      <a:avLst/>
                    </a:prstGeom>
                  </pic:spPr>
                </pic:pic>
              </a:graphicData>
            </a:graphic>
            <wp14:sizeRelH relativeFrom="page">
              <wp14:pctWidth>0</wp14:pctWidth>
            </wp14:sizeRelH>
            <wp14:sizeRelV relativeFrom="page">
              <wp14:pctHeight>0</wp14:pctHeight>
            </wp14:sizeRelV>
          </wp:anchor>
        </w:drawing>
      </w:r>
      <w:r w:rsidR="00245E21">
        <w:rPr>
          <w:rFonts w:ascii="Times New Roman" w:hAnsi="Times New Roman" w:cs="Times New Roman"/>
          <w:b/>
          <w:bCs/>
        </w:rPr>
        <w:t>Figure S</w:t>
      </w:r>
      <w:r w:rsidR="00AD77A6">
        <w:rPr>
          <w:rFonts w:ascii="Times New Roman" w:hAnsi="Times New Roman" w:cs="Times New Roman"/>
          <w:b/>
          <w:bCs/>
        </w:rPr>
        <w:t>6</w:t>
      </w:r>
      <w:r w:rsidR="00245E21">
        <w:rPr>
          <w:rFonts w:ascii="Times New Roman" w:hAnsi="Times New Roman" w:cs="Times New Roman"/>
          <w:b/>
          <w:bCs/>
        </w:rPr>
        <w:t xml:space="preserve">. </w:t>
      </w:r>
      <w:r w:rsidR="00245E21">
        <w:rPr>
          <w:rFonts w:ascii="Times New Roman" w:hAnsi="Times New Roman" w:cs="Times New Roman"/>
        </w:rPr>
        <w:t xml:space="preserve">Visualization of the effect of uncertainty in the age estimate provided by </w:t>
      </w:r>
      <w:proofErr w:type="spellStart"/>
      <w:r w:rsidR="00245E21">
        <w:rPr>
          <w:rFonts w:ascii="Times New Roman" w:hAnsi="Times New Roman" w:cs="Times New Roman"/>
        </w:rPr>
        <w:t>BaSTA</w:t>
      </w:r>
      <w:proofErr w:type="spellEnd"/>
      <w:r w:rsidR="00245E21">
        <w:rPr>
          <w:rFonts w:ascii="Times New Roman" w:hAnsi="Times New Roman" w:cs="Times New Roman"/>
        </w:rPr>
        <w:t xml:space="preserve"> on age-dependent trends in egg volume (top row) and lay date (bottom row) dynamics. </w:t>
      </w:r>
      <w:r w:rsidR="00241BFE">
        <w:rPr>
          <w:rFonts w:ascii="Times New Roman" w:hAnsi="Times New Roman" w:cs="Times New Roman"/>
        </w:rPr>
        <w:t xml:space="preserve">Black trends show the model predictions for the 1000 bootstraps of the </w:t>
      </w:r>
      <w:proofErr w:type="spellStart"/>
      <w:r w:rsidR="00241BFE">
        <w:rPr>
          <w:rFonts w:ascii="Times New Roman" w:hAnsi="Times New Roman" w:cs="Times New Roman"/>
        </w:rPr>
        <w:t>BaSTA</w:t>
      </w:r>
      <w:proofErr w:type="spellEnd"/>
      <w:r w:rsidR="00241BFE">
        <w:rPr>
          <w:rFonts w:ascii="Times New Roman" w:hAnsi="Times New Roman" w:cs="Times New Roman"/>
        </w:rPr>
        <w:t xml:space="preserve"> age estimate posteriors (see </w:t>
      </w:r>
      <w:r w:rsidR="00241BFE">
        <w:rPr>
          <w:rFonts w:ascii="Times New Roman" w:hAnsi="Times New Roman" w:cs="Times New Roman"/>
          <w:i/>
          <w:iCs/>
        </w:rPr>
        <w:t>Methods</w:t>
      </w:r>
      <w:r w:rsidR="00241BFE">
        <w:rPr>
          <w:rFonts w:ascii="Times New Roman" w:hAnsi="Times New Roman" w:cs="Times New Roman"/>
        </w:rPr>
        <w:t>).</w:t>
      </w:r>
      <w:r w:rsidR="00241BFE">
        <w:rPr>
          <w:rFonts w:ascii="Times New Roman" w:hAnsi="Times New Roman" w:cs="Times New Roman"/>
          <w:i/>
          <w:iCs/>
        </w:rPr>
        <w:t xml:space="preserve"> </w:t>
      </w:r>
      <w:r w:rsidR="00245E21">
        <w:rPr>
          <w:rFonts w:ascii="Times New Roman" w:hAnsi="Times New Roman" w:cs="Times New Roman"/>
        </w:rPr>
        <w:t>Panels A and D show the within-individual trend</w:t>
      </w:r>
      <w:r w:rsidR="00263E57">
        <w:rPr>
          <w:rFonts w:ascii="Times New Roman" w:hAnsi="Times New Roman" w:cs="Times New Roman"/>
        </w:rPr>
        <w:t>s</w:t>
      </w:r>
      <w:r w:rsidR="00245E21">
        <w:rPr>
          <w:rFonts w:ascii="Times New Roman" w:hAnsi="Times New Roman" w:cs="Times New Roman"/>
        </w:rPr>
        <w:t xml:space="preserve"> of the ‘age-deviation’ score – as expected, th</w:t>
      </w:r>
      <w:r w:rsidR="003A4D95">
        <w:rPr>
          <w:rFonts w:ascii="Times New Roman" w:hAnsi="Times New Roman" w:cs="Times New Roman"/>
        </w:rPr>
        <w:t xml:space="preserve">ese measures are not impacted by uncertainty in the </w:t>
      </w:r>
      <w:proofErr w:type="spellStart"/>
      <w:r w:rsidR="003A4D95">
        <w:rPr>
          <w:rFonts w:ascii="Times New Roman" w:hAnsi="Times New Roman" w:cs="Times New Roman"/>
        </w:rPr>
        <w:t>BaSTA</w:t>
      </w:r>
      <w:proofErr w:type="spellEnd"/>
      <w:r w:rsidR="003A4D95">
        <w:rPr>
          <w:rFonts w:ascii="Times New Roman" w:hAnsi="Times New Roman" w:cs="Times New Roman"/>
        </w:rPr>
        <w:t xml:space="preserve"> age estimate because they are centered for each individual (i.e., the absolute age is irrelevant). </w:t>
      </w:r>
      <w:commentRangeStart w:id="497"/>
      <w:r w:rsidR="003A4D95">
        <w:rPr>
          <w:rFonts w:ascii="Times New Roman" w:hAnsi="Times New Roman" w:cs="Times New Roman"/>
        </w:rPr>
        <w:t xml:space="preserve">Panels B and E show the between-individual trend of the ‘age at first breeding’, and panels C and F show the between-individual trend of the ‘age at last breeding’. Ribbons visualize the 95% CI of the model predictions when using the mean age estimate provided by </w:t>
      </w:r>
      <w:proofErr w:type="spellStart"/>
      <w:r w:rsidR="003A4D95">
        <w:rPr>
          <w:rFonts w:ascii="Times New Roman" w:hAnsi="Times New Roman" w:cs="Times New Roman"/>
        </w:rPr>
        <w:t>BaSTA</w:t>
      </w:r>
      <w:proofErr w:type="spellEnd"/>
      <w:r w:rsidR="003A4D95">
        <w:rPr>
          <w:rFonts w:ascii="Times New Roman" w:hAnsi="Times New Roman" w:cs="Times New Roman"/>
        </w:rPr>
        <w:t xml:space="preserve"> (i.e., the effect sizes of the ‘egg volume’ and ‘lay date’ models shown in figs. 6 and 7).</w:t>
      </w:r>
      <w:commentRangeEnd w:id="497"/>
      <w:r w:rsidR="00971CE9">
        <w:rPr>
          <w:rStyle w:val="CommentReference"/>
          <w:rFonts w:ascii="Times New Roman" w:eastAsia="Times New Roman" w:hAnsi="Times New Roman" w:cs="Times New Roman"/>
        </w:rPr>
        <w:commentReference w:id="497"/>
      </w:r>
      <w:r>
        <w:rPr>
          <w:rFonts w:ascii="Times New Roman" w:hAnsi="Times New Roman" w:cs="Times New Roman"/>
        </w:rPr>
        <w:br w:type="page"/>
      </w:r>
    </w:p>
    <w:p w14:paraId="38C6B419" w14:textId="77777777" w:rsidR="00A741A7" w:rsidRPr="00A741A7" w:rsidRDefault="00A741A7" w:rsidP="00A741A7">
      <w:pPr>
        <w:spacing w:line="360" w:lineRule="auto"/>
        <w:jc w:val="both"/>
        <w:rPr>
          <w:rFonts w:ascii="Times New Roman" w:hAnsi="Times New Roman" w:cs="Times New Roman"/>
          <w:b/>
          <w:bCs/>
          <w:lang w:val="en-GB"/>
        </w:rPr>
      </w:pPr>
      <w:r w:rsidRPr="00A741A7">
        <w:rPr>
          <w:rFonts w:ascii="Times New Roman" w:hAnsi="Times New Roman" w:cs="Times New Roman"/>
          <w:b/>
          <w:bCs/>
          <w:lang w:val="en-GB"/>
        </w:rPr>
        <w:lastRenderedPageBreak/>
        <w:t>Appendix S1.</w:t>
      </w:r>
    </w:p>
    <w:p w14:paraId="2C66800F" w14:textId="4D32A7EC" w:rsidR="00472B4F" w:rsidRDefault="00A741A7" w:rsidP="00A741A7">
      <w:pPr>
        <w:spacing w:line="360" w:lineRule="auto"/>
        <w:jc w:val="both"/>
        <w:rPr>
          <w:rFonts w:ascii="Times New Roman" w:hAnsi="Times New Roman" w:cs="Times New Roman"/>
        </w:rPr>
      </w:pPr>
      <w:r w:rsidRPr="00A741A7">
        <w:rPr>
          <w:rFonts w:ascii="Times New Roman" w:hAnsi="Times New Roman" w:cs="Times New Roman"/>
          <w:lang w:val="en-GB"/>
        </w:rPr>
        <w:t xml:space="preserve">To explain how mortality risk is associated with age, we compared four commonly used survival functions: exponential, </w:t>
      </w:r>
      <w:proofErr w:type="spellStart"/>
      <w:r w:rsidRPr="00A741A7">
        <w:rPr>
          <w:rFonts w:ascii="Times New Roman" w:hAnsi="Times New Roman" w:cs="Times New Roman"/>
          <w:lang w:val="en-GB"/>
        </w:rPr>
        <w:t>Gompertz</w:t>
      </w:r>
      <w:proofErr w:type="spellEnd"/>
      <w:r w:rsidRPr="00A741A7">
        <w:rPr>
          <w:rFonts w:ascii="Times New Roman" w:hAnsi="Times New Roman" w:cs="Times New Roman"/>
          <w:lang w:val="en-GB"/>
        </w:rPr>
        <w:t xml:space="preserve">, logistic, and Weibull models. The exponential function keeps survival constant across age </w:t>
      </w:r>
      <w:r w:rsidR="00472B4F">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&lt;citation&gt;&lt;priority&gt;80&lt;/priority&gt;&lt;uuid&gt;EBE67430-6570-4FDF-AC47-4DEA199F44E7&lt;/uuid&gt;&lt;publications&gt;&lt;publication&gt;&lt;subtype&gt;0&lt;/subtype&gt;&lt;place&gt;London&lt;/place&gt;&lt;publisher&gt;Chapman and Hall&lt;/publisher&gt;&lt;title&gt;Analysis of Survival Data</w:instrText>
      </w:r>
    </w:p>
    <w:p w14:paraId="39F7F607" w14:textId="74741A57" w:rsidR="00A741A7" w:rsidRPr="00A741A7" w:rsidRDefault="00472B4F" w:rsidP="00A741A7">
      <w:pPr>
        <w:spacing w:line="360" w:lineRule="auto"/>
        <w:jc w:val="both"/>
        <w:rPr>
          <w:rFonts w:ascii="Times New Roman" w:hAnsi="Times New Roman" w:cs="Times New Roman"/>
          <w:lang w:val="en-GB"/>
        </w:rPr>
      </w:pPr>
      <w:r>
        <w:rPr>
          <w:rFonts w:ascii="Times New Roman" w:hAnsi="Times New Roman" w:cs="Times New Roman"/>
        </w:rPr>
        <w:instrText>&lt;/title&gt;&lt;publication_date&gt;99198400001200000000200000&lt;/publication_date&gt;&lt;uuid&gt;B29124C8-81CA-4C5B-B0A0-FD6FDCD357DB&lt;/uuid&gt;&lt;type&gt;0&lt;/type&gt;&lt;authors&gt;&lt;author&gt;&lt;lastName&gt;Cox&lt;/lastName&gt;&lt;firstName&gt;D&lt;/firstName&gt;&lt;middleNames&gt;R&lt;/middleNames&gt;&lt;/author&gt;&lt;author&gt;&lt;lastName&gt;Oakes&lt;/lastName&gt;&lt;firstName&gt;D&lt;/fir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(Cox &amp; Oakes, 1984)</w:t>
      </w:r>
      <w:r>
        <w:rPr>
          <w:rFonts w:ascii="Times New Roman" w:hAnsi="Times New Roman" w:cs="Times New Roman"/>
        </w:rPr>
        <w:fldChar w:fldCharType="end"/>
      </w:r>
      <w:r w:rsidR="00A741A7" w:rsidRPr="00A741A7">
        <w:rPr>
          <w:rFonts w:ascii="Times New Roman" w:hAnsi="Times New Roman" w:cs="Times New Roman"/>
          <w:lang w:val="en-GB"/>
        </w:rPr>
        <w:t xml:space="preserve">, whereas the other functions allow for age-dependent variation in survival: the </w:t>
      </w:r>
      <w:proofErr w:type="spellStart"/>
      <w:r w:rsidR="00A741A7" w:rsidRPr="00A741A7">
        <w:rPr>
          <w:rFonts w:ascii="Times New Roman" w:hAnsi="Times New Roman" w:cs="Times New Roman"/>
          <w:lang w:val="en-GB"/>
        </w:rPr>
        <w:t>Gompertz</w:t>
      </w:r>
      <w:proofErr w:type="spellEnd"/>
      <w:r w:rsidR="00A741A7" w:rsidRPr="00A741A7">
        <w:rPr>
          <w:rFonts w:ascii="Times New Roman" w:hAnsi="Times New Roman" w:cs="Times New Roman"/>
          <w:lang w:val="en-GB"/>
        </w:rPr>
        <w:t xml:space="preserve"> model is an exponential function in which age-specific mortality is scaled by baseline mortality</w:t>
      </w:r>
      <w:r w:rsidR="007C122C">
        <w:rPr>
          <w:rFonts w:ascii="Times New Roman" w:hAnsi="Times New Roman" w:cs="Times New Roman"/>
          <w:lang w:val="en-GB"/>
        </w:rPr>
        <w:t xml:space="preserve"> </w:t>
      </w:r>
      <w:r>
        <w:rPr>
          <w:rFonts w:ascii="Times New Roman" w:hAnsi="Times New Roman" w:cs="Times New Roman"/>
        </w:rPr>
        <w:fldChar w:fldCharType="begin"/>
      </w:r>
      <w:r>
        <w:rPr>
          <w:rFonts w:ascii="Times New Roman" w:hAnsi="Times New Roman" w:cs="Times New Roman"/>
        </w:rPr>
        <w:instrText xml:space="preserve"> ADDIN PAPERS2_CITATIONS &lt;citation&gt;&lt;priority&gt;81&lt;/priority&gt;&lt;uuid&gt;65A8FE69-AD01-4C3B-8E73-D70D46134993&lt;/uuid&gt;&lt;publications&gt;&lt;publication&gt;&lt;subtype&gt;400&lt;/subtype&gt;&lt;title&gt;On the nature of the function expressive of the law of human mortality, and on a new mode of determining the value of life contingencies&lt;/title&gt;&lt;volume&gt;115&lt;/volume&gt;&lt;publication_date&gt;99181200001200000000200000&lt;/publication_date&gt;&lt;uuid&gt;108116B1-6309-41C1-BA3C-BA10B6978C39&lt;/uuid&gt;&lt;type&gt;400&lt;/type&gt;&lt;citekey&gt;Gompertz:1812wr&lt;/citekey&gt;&lt;startpage&gt;513&lt;/startpage&gt;&lt;endpage&gt;583&lt;/endpage&gt;&lt;bundle&gt;&lt;publication&gt;&lt;title&gt;Philosophical Transactions of the Royal Society of London B: Biological Sciences&lt;/title&gt;&lt;uuid&gt;31FC9FE1-DF96-4CF1-A80B-9F3344F239EE&lt;/uuid&gt;&lt;subtype&gt;-100&lt;/subtype&gt;&lt;type&gt;-100&lt;/type&gt;&lt;/publication&gt;&lt;/bundle&gt;&lt;authors&gt;&lt;author&gt;&lt;lastName&gt;Gompertz&lt;/lastName&gt;&lt;firstName&gt;B&lt;/firstName&gt;&lt;/author&gt;&lt;/authors&gt;&lt;/publication&gt;&lt;publication&gt;&lt;subtype&gt;400&lt;/subtype&gt;&lt;title&gt;Model fitting and hypothesis testing for age-specific mortality data&lt;/title&gt;&lt;volume&gt;12&lt;/volume&gt;&lt;publication_date&gt;99199900001200000000200000&lt;/publication_date&gt;&lt;uuid&gt;A0DB2861-1B54-4C38-9397-DAE0140BE102&lt;/uuid&gt;&lt;type&gt;400&lt;/type&gt;&lt;citekey&gt;Pletcher:1999tw&lt;/citekey&gt;&lt;startpage&gt;430&lt;/startpage&gt;&lt;endpage&gt;439&lt;/end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Pletcher&lt;/lastName&gt;&lt;firstName&gt;SD&lt;/fir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(Gompertz, 1812; Pletcher, 1999)</w:t>
      </w:r>
      <w:r>
        <w:rPr>
          <w:rFonts w:ascii="Times New Roman" w:hAnsi="Times New Roman" w:cs="Times New Roman"/>
        </w:rPr>
        <w:fldChar w:fldCharType="end"/>
      </w:r>
      <w:r w:rsidR="00A741A7" w:rsidRPr="00A741A7">
        <w:rPr>
          <w:rFonts w:ascii="Times New Roman" w:hAnsi="Times New Roman" w:cs="Times New Roman"/>
          <w:lang w:val="en-GB"/>
        </w:rPr>
        <w:t xml:space="preserve"> and the Weibull model is a power function which assumes that baseline and age-specific mortality rates are independent </w:t>
      </w:r>
      <w:r>
        <w:rPr>
          <w:rFonts w:ascii="Times New Roman" w:hAnsi="Times New Roman" w:cs="Times New Roman"/>
        </w:rPr>
        <w:fldChar w:fldCharType="begin"/>
      </w:r>
      <w:r>
        <w:rPr>
          <w:rFonts w:ascii="Times New Roman" w:hAnsi="Times New Roman" w:cs="Times New Roman"/>
        </w:rPr>
        <w:instrText xml:space="preserve"> ADDIN PAPERS2_CITATIONS &lt;citation&gt;&lt;priority&gt;82&lt;/priority&gt;&lt;uuid&gt;90C127D9-713A-43CF-93DC-0270CF478A9E&lt;/uuid&gt;&lt;publications&gt;&lt;publication&gt;&lt;subtype&gt;400&lt;/subtype&gt;&lt;publisher&gt;John Wiley &amp;amp; Sons, Ltd&lt;/publisher&gt;&lt;title&gt;The Weibull Distribution: A New Method of Summarizing Survivorship Data&lt;/title&gt;&lt;url&gt;http://doi.wiley.com/10.2307/1936645&lt;/url&gt;&lt;volume&gt;59&lt;/volume&gt;&lt;publication_date&gt;99197801011200000000222000&lt;/publication_date&gt;&lt;uuid&gt;BAE410A6-1013-4C25-855C-E555C44D02FE&lt;/uuid&gt;&lt;type&gt;400&lt;/type&gt;&lt;number&gt;1&lt;/number&gt;&lt;citekey&gt;Pinder:1978ia&lt;/citekey&gt;&lt;doi&gt;10.2307/1936645&lt;/doi&gt;&lt;startpage&gt;175&lt;/startpage&gt;&lt;endpage&gt;179&lt;/endpage&gt;&lt;bundle&gt;&lt;publication&gt;&lt;title&gt;Ecology&lt;/title&gt;&lt;uuid&gt;B67855AF-B538-421A-9050-85AAD8DF2482&lt;/uuid&gt;&lt;subtype&gt;-100&lt;/subtype&gt;&lt;publisher&gt;Ecological Society of America&lt;/publisher&gt;&lt;type&gt;-100&lt;/type&gt;&lt;/publication&gt;&lt;/bundle&gt;&lt;authors&gt;&lt;author&gt;&lt;lastName&gt;Pinder&lt;/lastName&gt;&lt;firstName&gt;John&lt;/firstName&gt;&lt;middleNames&gt;E&lt;/middleNames&gt;&lt;/author&gt;&lt;author&gt;&lt;lastName&gt;Wiener&lt;/lastName&gt;&lt;firstName&gt;James&lt;/firstName&gt;&lt;middleNames&gt;G&lt;/middleNames&gt;&lt;/author&gt;&lt;author&gt;&lt;lastName&gt;Smith&lt;/lastName&gt;&lt;firstName&gt;Michael&lt;/firstName&gt;&lt;middleNames&gt;H&lt;/middleNames&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 xml:space="preserve">(Pinder </w:t>
      </w:r>
      <w:r>
        <w:rPr>
          <w:rFonts w:ascii="Times New Roman" w:hAnsi="Times New Roman" w:cs="Times New Roman"/>
          <w:i/>
          <w:iCs/>
        </w:rPr>
        <w:t>et al.</w:t>
      </w:r>
      <w:r>
        <w:rPr>
          <w:rFonts w:ascii="Times New Roman" w:hAnsi="Times New Roman" w:cs="Times New Roman"/>
        </w:rPr>
        <w:t>, 1978)</w:t>
      </w:r>
      <w:r>
        <w:rPr>
          <w:rFonts w:ascii="Times New Roman" w:hAnsi="Times New Roman" w:cs="Times New Roman"/>
        </w:rPr>
        <w:fldChar w:fldCharType="end"/>
      </w:r>
      <w:r w:rsidR="007C122C">
        <w:rPr>
          <w:rFonts w:ascii="Times New Roman" w:hAnsi="Times New Roman" w:cs="Times New Roman"/>
          <w:lang w:val="en-GB"/>
        </w:rPr>
        <w:t>.</w:t>
      </w:r>
      <w:r w:rsidR="00A741A7" w:rsidRPr="00A741A7">
        <w:rPr>
          <w:rFonts w:ascii="Times New Roman" w:hAnsi="Times New Roman" w:cs="Times New Roman"/>
          <w:lang w:val="en-GB"/>
        </w:rPr>
        <w:t xml:space="preserve"> In addition to the stand-alone versions of these functions, we considered two alternative forms of the </w:t>
      </w:r>
      <w:proofErr w:type="spellStart"/>
      <w:r w:rsidR="00A741A7" w:rsidRPr="00A741A7">
        <w:rPr>
          <w:rFonts w:ascii="Times New Roman" w:hAnsi="Times New Roman" w:cs="Times New Roman"/>
          <w:lang w:val="en-GB"/>
        </w:rPr>
        <w:t>Gompertz</w:t>
      </w:r>
      <w:proofErr w:type="spellEnd"/>
      <w:r w:rsidR="00A741A7" w:rsidRPr="00A741A7">
        <w:rPr>
          <w:rFonts w:ascii="Times New Roman" w:hAnsi="Times New Roman" w:cs="Times New Roman"/>
          <w:lang w:val="en-GB"/>
        </w:rPr>
        <w:t>, logistic, and Weibull functions – “</w:t>
      </w:r>
      <w:proofErr w:type="spellStart"/>
      <w:r w:rsidR="00A741A7" w:rsidRPr="00A741A7">
        <w:rPr>
          <w:rFonts w:ascii="Times New Roman" w:hAnsi="Times New Roman" w:cs="Times New Roman"/>
          <w:lang w:val="en-GB"/>
        </w:rPr>
        <w:t>Makeham</w:t>
      </w:r>
      <w:proofErr w:type="spellEnd"/>
      <w:r w:rsidR="00A741A7" w:rsidRPr="00A741A7">
        <w:rPr>
          <w:rFonts w:ascii="Times New Roman" w:hAnsi="Times New Roman" w:cs="Times New Roman"/>
          <w:lang w:val="en-GB"/>
        </w:rPr>
        <w:t xml:space="preserve">” and “bathtub” shapes. The </w:t>
      </w:r>
      <w:proofErr w:type="spellStart"/>
      <w:r w:rsidR="00A741A7" w:rsidRPr="00A741A7">
        <w:rPr>
          <w:rFonts w:ascii="Times New Roman" w:hAnsi="Times New Roman" w:cs="Times New Roman"/>
          <w:lang w:val="en-GB"/>
        </w:rPr>
        <w:t>Makeham</w:t>
      </w:r>
      <w:proofErr w:type="spellEnd"/>
      <w:r w:rsidR="00A741A7" w:rsidRPr="00A741A7">
        <w:rPr>
          <w:rFonts w:ascii="Times New Roman" w:hAnsi="Times New Roman" w:cs="Times New Roman"/>
          <w:lang w:val="en-GB"/>
        </w:rPr>
        <w:t xml:space="preserve"> shape constrains the survival function to converge to a constant, rather than zero, as age increases</w:t>
      </w:r>
      <w:r>
        <w:rPr>
          <w:rFonts w:ascii="Times New Roman" w:hAnsi="Times New Roman" w:cs="Times New Roman"/>
        </w:rPr>
        <w:fldChar w:fldCharType="begin"/>
      </w:r>
      <w:r>
        <w:rPr>
          <w:rFonts w:ascii="Times New Roman" w:hAnsi="Times New Roman" w:cs="Times New Roman"/>
        </w:rPr>
        <w:instrText xml:space="preserve"> ADDIN PAPERS2_CITATIONS &lt;citation&gt;&lt;priority&gt;83&lt;/priority&gt;&lt;uuid&gt;6955F0A5-A97D-433D-89E9-DC3CFF724F46&lt;/uuid&gt;&lt;publications&gt;&lt;publication&gt;&lt;subtype&gt;400&lt;/subtype&gt;&lt;title&gt;Model fitting and hypothesis testing for age-specific mortality data&lt;/title&gt;&lt;volume&gt;12&lt;/volume&gt;&lt;publication_date&gt;99199900001200000000200000&lt;/publication_date&gt;&lt;uuid&gt;A0DB2861-1B54-4C38-9397-DAE0140BE102&lt;/uuid&gt;&lt;type&gt;400&lt;/type&gt;&lt;citekey&gt;Pletcher:1999tw&lt;/citekey&gt;&lt;startpage&gt;430&lt;/startpage&gt;&lt;endpage&gt;439&lt;/end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Pletcher&lt;/lastName&gt;&lt;firstName&gt;SD&lt;/firstName&gt;&lt;/author&gt;&lt;/authors&gt;&lt;/publication&gt;&lt;/publications&gt;&lt;cites&gt;&lt;/cites&gt;&lt;/citation&gt;</w:instrText>
      </w:r>
      <w:r>
        <w:rPr>
          <w:rFonts w:ascii="Times New Roman" w:hAnsi="Times New Roman" w:cs="Times New Roman"/>
        </w:rPr>
        <w:fldChar w:fldCharType="separate"/>
      </w:r>
      <w:r>
        <w:rPr>
          <w:rFonts w:ascii="Times New Roman" w:hAnsi="Times New Roman" w:cs="Times New Roman"/>
        </w:rPr>
        <w:t>(Pletcher, 1999)</w:t>
      </w:r>
      <w:r>
        <w:rPr>
          <w:rFonts w:ascii="Times New Roman" w:hAnsi="Times New Roman" w:cs="Times New Roman"/>
        </w:rPr>
        <w:fldChar w:fldCharType="end"/>
      </w:r>
      <w:r w:rsidR="00A741A7" w:rsidRPr="00A741A7">
        <w:rPr>
          <w:rFonts w:ascii="Times New Roman" w:hAnsi="Times New Roman" w:cs="Times New Roman"/>
          <w:lang w:val="en-GB"/>
        </w:rPr>
        <w:t>, whereas the bathtub shape enables concavity in the function, such that mortality could decrease at early ages, but increase later in life</w:t>
      </w:r>
      <w:r w:rsidR="007C122C">
        <w:rPr>
          <w:rFonts w:ascii="Times New Roman" w:hAnsi="Times New Roman" w:cs="Times New Roman"/>
          <w:lang w:val="en-GB"/>
        </w:rPr>
        <w:t xml:space="preserve"> </w:t>
      </w:r>
      <w:r w:rsidR="007C122C">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&lt;citation&gt;&lt;priority&gt;0&lt;/priority&gt;&lt;uuid&gt;6E80D470-F67B-4E95-87CB-C18451806BE6&lt;/uuid&gt;&lt;publications&gt;&lt;publication&gt;&lt;subtype&gt;400&lt;/subtype&gt;&lt;publisher&gt;John Wiley &amp;amp; Sons, Ltd&lt;/publisher&gt;&lt;title&gt;A Competing‐Risk Model for Animal Mortality&lt;/title&gt;&lt;url&gt;http://doi.wiley.com/10.2307/1936612&lt;/url&gt;&lt;volume&gt;60&lt;/volume&gt;&lt;publication_date&gt;99197908011200000000222000&lt;/publication_date&gt;&lt;uuid&gt;2FD33993-6607-41FA-9DE4-6D7E0A966D01&lt;/uuid&gt;&lt;type&gt;400&lt;/type&gt;&lt;number&gt;4&lt;/number&gt;&lt;citekey&gt;Siler:1979go&lt;/citekey&gt;&lt;doi&gt;10.2307/1936612&lt;/doi&gt;&lt;startpage&gt;750&lt;/startpage&gt;&lt;endpage&gt;757&lt;/endpage&gt;&lt;bundle&gt;&lt;publication&gt;&lt;title&gt;Ecology&lt;/title&gt;&lt;uuid&gt;B67855AF-B538-421A-9050-85AAD8DF2482&lt;/uuid&gt;&lt;subtype&gt;-100&lt;/subtype&gt;&lt;publisher&gt;Ecological Society of America&lt;/publisher&gt;&lt;type&gt;-100&lt;/type&gt;&lt;/publication&gt;&lt;/bundle&gt;&lt;authors&gt;&lt;author&gt;&lt;lastName&gt;Siler&lt;/lastName&gt;&lt;firstName&gt;William&lt;/firstName&gt;&lt;/author&gt;&lt;/authors&gt;&lt;/publication&gt;&lt;/publications&gt;&lt;cites&gt;&lt;/cites&gt;&lt;/citation&gt;</w:instrText>
      </w:r>
      <w:r w:rsidR="007C122C">
        <w:rPr>
          <w:rFonts w:ascii="Times New Roman" w:hAnsi="Times New Roman" w:cs="Times New Roman"/>
          <w:lang w:val="en-GB"/>
        </w:rPr>
        <w:fldChar w:fldCharType="separate"/>
      </w:r>
      <w:r>
        <w:rPr>
          <w:rFonts w:ascii="Times New Roman" w:hAnsi="Times New Roman" w:cs="Times New Roman"/>
        </w:rPr>
        <w:t>(Siler, 1979)</w:t>
      </w:r>
      <w:r w:rsidR="007C122C">
        <w:rPr>
          <w:rFonts w:ascii="Times New Roman" w:hAnsi="Times New Roman" w:cs="Times New Roman"/>
          <w:lang w:val="en-GB"/>
        </w:rPr>
        <w:fldChar w:fldCharType="end"/>
      </w:r>
      <w:r w:rsidR="007C122C">
        <w:rPr>
          <w:rFonts w:ascii="Times New Roman" w:hAnsi="Times New Roman" w:cs="Times New Roman"/>
          <w:lang w:val="en-GB"/>
        </w:rPr>
        <w:t>.</w:t>
      </w:r>
    </w:p>
    <w:p w14:paraId="78A6474D" w14:textId="77777777" w:rsidR="00A741A7" w:rsidRPr="00A741A7" w:rsidRDefault="00A741A7" w:rsidP="005F64B8">
      <w:pPr>
        <w:suppressLineNumbers/>
        <w:spacing w:line="360" w:lineRule="auto"/>
        <w:jc w:val="both"/>
        <w:rPr>
          <w:rFonts w:ascii="Times New Roman" w:hAnsi="Times New Roman" w:cs="Times New Roman"/>
          <w:lang w:val="en-GB"/>
        </w:rPr>
      </w:pPr>
    </w:p>
    <w:p w14:paraId="1E0A503B" w14:textId="57539896" w:rsidR="00A741A7" w:rsidRPr="00A741A7" w:rsidRDefault="00A741A7" w:rsidP="00A741A7">
      <w:pPr>
        <w:spacing w:line="360" w:lineRule="auto"/>
        <w:jc w:val="both"/>
        <w:rPr>
          <w:rFonts w:ascii="Times New Roman" w:hAnsi="Times New Roman" w:cs="Times New Roman"/>
          <w:lang w:val="en-GB"/>
        </w:rPr>
      </w:pPr>
      <w:r w:rsidRPr="00A741A7">
        <w:rPr>
          <w:rFonts w:ascii="Times New Roman" w:hAnsi="Times New Roman" w:cs="Times New Roman"/>
          <w:lang w:val="en-GB"/>
        </w:rPr>
        <w:t xml:space="preserve">We used four parallel simulations to run the Markov chain Monte Carlo (MCMC) optimization procedure in </w:t>
      </w:r>
      <w:proofErr w:type="spellStart"/>
      <w:r w:rsidRPr="00A741A7">
        <w:rPr>
          <w:rFonts w:ascii="Times New Roman" w:hAnsi="Times New Roman" w:cs="Times New Roman"/>
          <w:lang w:val="en-GB"/>
        </w:rPr>
        <w:t>BaSTA</w:t>
      </w:r>
      <w:proofErr w:type="spellEnd"/>
      <w:r w:rsidRPr="00A741A7">
        <w:rPr>
          <w:rFonts w:ascii="Times New Roman" w:hAnsi="Times New Roman" w:cs="Times New Roman"/>
          <w:lang w:val="en-GB"/>
        </w:rPr>
        <w:t xml:space="preserve"> with 800,000 iterations, a 100,000 burn-in period, and a thinning interval of 2000 to minimize serial autocorrelation in the chain (see Fig. S1 for simulation diagnostics). We ranked the survival models according to their deviance information criterion (</w:t>
      </w:r>
      <w:r w:rsidRPr="00A741A7">
        <w:rPr>
          <w:rFonts w:ascii="Times New Roman" w:hAnsi="Times New Roman" w:cs="Times New Roman"/>
          <w:i/>
          <w:iCs/>
          <w:lang w:val="en-GB"/>
        </w:rPr>
        <w:t>DIC</w:t>
      </w:r>
      <w:r w:rsidRPr="00A741A7">
        <w:rPr>
          <w:rFonts w:ascii="Times New Roman" w:hAnsi="Times New Roman" w:cs="Times New Roman"/>
          <w:lang w:val="en-GB"/>
        </w:rPr>
        <w:t xml:space="preserve">) and determined that the logistic model with a bathtub shape fitted our data best (i.e., lowest </w:t>
      </w:r>
      <w:r w:rsidRPr="00A741A7">
        <w:rPr>
          <w:rFonts w:ascii="Times New Roman" w:hAnsi="Times New Roman" w:cs="Times New Roman"/>
          <w:i/>
          <w:iCs/>
          <w:lang w:val="en-GB"/>
        </w:rPr>
        <w:t>DIC</w:t>
      </w:r>
      <w:r w:rsidRPr="00A741A7">
        <w:rPr>
          <w:rFonts w:ascii="Times New Roman" w:hAnsi="Times New Roman" w:cs="Times New Roman"/>
          <w:lang w:val="en-GB"/>
        </w:rPr>
        <w:t xml:space="preserve">, </w:t>
      </w:r>
      <w:r w:rsidR="00472B4F">
        <w:rPr>
          <w:rFonts w:ascii="Times New Roman" w:hAnsi="Times New Roman" w:cs="Times New Roman"/>
        </w:rPr>
        <w:fldChar w:fldCharType="begin"/>
      </w:r>
      <w:r w:rsidR="00472B4F">
        <w:rPr>
          <w:rFonts w:ascii="Times New Roman" w:hAnsi="Times New Roman" w:cs="Times New Roman"/>
        </w:rPr>
        <w:instrText xml:space="preserve"> ADDIN PAPERS2_CITATIONS &lt;citation&gt;&lt;priority&gt;85&lt;/priority&gt;&lt;uuid&gt;54C124C0-9CC2-42CE-BDED-4E9B1E06693C&lt;/uuid&gt;&lt;publications&gt;&lt;publication&gt;&lt;subtype&gt;400&lt;/subtype&gt;&lt;title&gt;Bayesian measures of model complexity and fit&lt;/title&gt;&lt;url&gt;http://doi.wiley.com/10.1111/1467-9868.00353&lt;/url&gt;&lt;volume&gt;64&lt;/volume&gt;&lt;publication_date&gt;99200210011200000000222000&lt;/publication_date&gt;&lt;uuid&gt;38879824-C85F-4940-B7EA-9E2760A238CA&lt;/uuid&gt;&lt;type&gt;400&lt;/type&gt;&lt;number&gt;4&lt;/number&gt;&lt;citekey&gt;Spiegelhalter:2002ii&lt;/citekey&gt;&lt;doi&gt;10.1111/1467-9868.00353&lt;/doi&gt;&lt;startpage&gt;583&lt;/startpage&gt;&lt;endpage&gt;639&lt;/endpage&gt;&lt;bundle&gt;&lt;publication&gt;&lt;title&gt;Journal of the Royal Statistical Society: Series B (Statistical Methodology)&lt;/title&gt;&lt;uuid&gt;9A82C5FD-1DDD-4103-BAB9-FEFA5796B484&lt;/uuid&gt;&lt;subtype&gt;-100&lt;/subtype&gt;&lt;type&gt;-100&lt;/type&gt;&lt;/publication&gt;&lt;/bundle&gt;&lt;authors&gt;&lt;author&gt;&lt;lastName&gt;Spiegelhalter&lt;/lastName&gt;&lt;firstName&gt;David&lt;/firstName&gt;&lt;middleNames&gt;J&lt;/middleNames&gt;&lt;/author&gt;&lt;author&gt;&lt;lastName&gt;Best&lt;/lastName&gt;&lt;firstName&gt;Nicola&lt;/firstName&gt;&lt;middleNames&gt;G&lt;/middleNames&gt;&lt;/author&gt;&lt;author&gt;&lt;lastName&gt;Carlin&lt;/lastName&gt;&lt;firstName&gt;Bradley&lt;/firstName&gt;&lt;middleNames&gt;P&lt;/middleNames&gt;&lt;/author&gt;&lt;author&gt;&lt;lastName&gt;Linde&lt;/lastName&gt;&lt;nonDroppingParticle&gt;Van Der&lt;/nonDroppingParticle&gt;&lt;firstName&gt;Angelika&lt;/firstName&gt;&lt;/author&gt;&lt;/authors&gt;&lt;/publication&gt;&lt;/publications&gt;&lt;cites&gt;&lt;/cites&gt;&lt;/citation&gt;</w:instrText>
      </w:r>
      <w:r w:rsidR="00472B4F">
        <w:rPr>
          <w:rFonts w:ascii="Times New Roman" w:hAnsi="Times New Roman" w:cs="Times New Roman"/>
        </w:rPr>
        <w:fldChar w:fldCharType="separate"/>
      </w:r>
      <w:r w:rsidR="00472B4F">
        <w:rPr>
          <w:rFonts w:ascii="Times New Roman" w:hAnsi="Times New Roman" w:cs="Times New Roman"/>
        </w:rPr>
        <w:t xml:space="preserve">(Spiegelhalter </w:t>
      </w:r>
      <w:r w:rsidR="00472B4F">
        <w:rPr>
          <w:rFonts w:ascii="Times New Roman" w:hAnsi="Times New Roman" w:cs="Times New Roman"/>
          <w:i/>
          <w:iCs/>
        </w:rPr>
        <w:t>et al.</w:t>
      </w:r>
      <w:r w:rsidR="00472B4F">
        <w:rPr>
          <w:rFonts w:ascii="Times New Roman" w:hAnsi="Times New Roman" w:cs="Times New Roman"/>
        </w:rPr>
        <w:t>, 2002)</w:t>
      </w:r>
      <w:r w:rsidR="00472B4F">
        <w:rPr>
          <w:rFonts w:ascii="Times New Roman" w:hAnsi="Times New Roman" w:cs="Times New Roman"/>
        </w:rPr>
        <w:fldChar w:fldCharType="end"/>
      </w:r>
      <w:r w:rsidRPr="00A741A7">
        <w:rPr>
          <w:rFonts w:ascii="Times New Roman" w:hAnsi="Times New Roman" w:cs="Times New Roman"/>
          <w:lang w:val="en-GB"/>
        </w:rPr>
        <w:t>; Table S1). This logistic model revealed that female mortality rate increased until age 5 years, after which it became constant (Fig. 1b). Using the top model, we extracted the point estimate and 95% credible interval birth year for each individual in the capture-mark-recapture sample.</w:t>
      </w:r>
    </w:p>
    <w:p w14:paraId="0CB4B9A2" w14:textId="77777777" w:rsidR="00A741A7" w:rsidRPr="00A741A7" w:rsidRDefault="00A741A7" w:rsidP="005F64B8">
      <w:pPr>
        <w:suppressLineNumbers/>
        <w:spacing w:line="360" w:lineRule="auto"/>
        <w:jc w:val="both"/>
        <w:rPr>
          <w:rFonts w:ascii="Times New Roman" w:hAnsi="Times New Roman" w:cs="Times New Roman"/>
          <w:b/>
          <w:bCs/>
          <w:lang w:val="en-GB"/>
        </w:rPr>
      </w:pPr>
    </w:p>
    <w:p w14:paraId="1CA708F8" w14:textId="338C28CF" w:rsidR="00672A2F" w:rsidRDefault="00A741A7" w:rsidP="002A0834">
      <w:pPr>
        <w:spacing w:line="360" w:lineRule="auto"/>
        <w:jc w:val="both"/>
        <w:rPr>
          <w:rFonts w:ascii="Times New Roman" w:hAnsi="Times New Roman" w:cs="Times New Roman"/>
          <w:lang w:val="en-GB"/>
        </w:rPr>
      </w:pPr>
      <w:commentRangeStart w:id="498"/>
      <w:r w:rsidRPr="00A741A7">
        <w:rPr>
          <w:rFonts w:ascii="Times New Roman" w:hAnsi="Times New Roman" w:cs="Times New Roman"/>
          <w:b/>
          <w:bCs/>
          <w:highlight w:val="yellow"/>
          <w:lang w:val="en-GB"/>
        </w:rPr>
        <w:t xml:space="preserve">File S1. </w:t>
      </w:r>
      <w:r w:rsidRPr="00A741A7">
        <w:rPr>
          <w:rFonts w:ascii="Times New Roman" w:hAnsi="Times New Roman" w:cs="Times New Roman"/>
          <w:highlight w:val="yellow"/>
          <w:lang w:val="en-GB"/>
        </w:rPr>
        <w:t xml:space="preserve">Commented </w:t>
      </w:r>
      <w:proofErr w:type="spellStart"/>
      <w:r w:rsidRPr="00A741A7">
        <w:rPr>
          <w:rFonts w:ascii="Times New Roman" w:hAnsi="Times New Roman" w:cs="Times New Roman"/>
          <w:highlight w:val="yellow"/>
          <w:lang w:val="en-GB"/>
        </w:rPr>
        <w:t>RMarkdown</w:t>
      </w:r>
      <w:proofErr w:type="spellEnd"/>
      <w:r w:rsidRPr="00A741A7">
        <w:rPr>
          <w:rFonts w:ascii="Times New Roman" w:hAnsi="Times New Roman" w:cs="Times New Roman"/>
          <w:highlight w:val="yellow"/>
          <w:lang w:val="en-GB"/>
        </w:rPr>
        <w:t xml:space="preserve"> vignette detailing the analytical steps needed to reproduce all our models and results. Click here to view on your internet browser: </w:t>
      </w:r>
      <w:commentRangeEnd w:id="498"/>
      <w:r w:rsidR="0010718D">
        <w:rPr>
          <w:rStyle w:val="CommentReference"/>
          <w:rFonts w:ascii="Times New Roman" w:eastAsia="Times New Roman" w:hAnsi="Times New Roman" w:cs="Times New Roman"/>
        </w:rPr>
        <w:commentReference w:id="498"/>
      </w:r>
    </w:p>
    <w:p w14:paraId="2DACC164" w14:textId="77777777" w:rsidR="005F64B8" w:rsidRDefault="005F64B8" w:rsidP="005F64B8">
      <w:pPr>
        <w:suppressLineNumbers/>
        <w:rPr>
          <w:rFonts w:ascii="Times New Roman" w:hAnsi="Times New Roman" w:cs="Times New Roman"/>
        </w:rPr>
      </w:pPr>
      <w:r>
        <w:rPr>
          <w:rFonts w:ascii="Times New Roman" w:hAnsi="Times New Roman" w:cs="Times New Roman"/>
        </w:rPr>
        <w:br w:type="page"/>
      </w:r>
    </w:p>
    <w:p w14:paraId="70A1656B" w14:textId="42FB9F19" w:rsidR="005F64B8" w:rsidRDefault="005F64B8"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lastRenderedPageBreak/>
        <w:t>LITERATURE CITED</w:t>
      </w:r>
    </w:p>
    <w:p w14:paraId="27E12D54" w14:textId="13F672DE"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Andersson, M. (2004) Social polyandry, parental investment, sexual selection, and evolution of reduced female gamete size. </w:t>
      </w:r>
      <w:r>
        <w:rPr>
          <w:rFonts w:ascii="Times New Roman" w:hAnsi="Times New Roman" w:cs="Times New Roman"/>
          <w:i/>
          <w:iCs/>
        </w:rPr>
        <w:t>Evolution</w:t>
      </w:r>
      <w:r>
        <w:rPr>
          <w:rFonts w:ascii="Times New Roman" w:hAnsi="Times New Roman" w:cs="Times New Roman"/>
        </w:rPr>
        <w:t xml:space="preserve">, </w:t>
      </w:r>
      <w:r>
        <w:rPr>
          <w:rFonts w:ascii="Times New Roman" w:hAnsi="Times New Roman" w:cs="Times New Roman"/>
          <w:b/>
          <w:bCs/>
        </w:rPr>
        <w:t>58</w:t>
      </w:r>
      <w:r>
        <w:rPr>
          <w:rFonts w:ascii="Times New Roman" w:hAnsi="Times New Roman" w:cs="Times New Roman"/>
        </w:rPr>
        <w:t>, 24–34.</w:t>
      </w:r>
    </w:p>
    <w:p w14:paraId="0494C52A"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Andersson, M. (2005) Evolution of Classical Polyandry: Three Steps to Female Emancipation. </w:t>
      </w:r>
      <w:r>
        <w:rPr>
          <w:rFonts w:ascii="Times New Roman" w:hAnsi="Times New Roman" w:cs="Times New Roman"/>
          <w:i/>
          <w:iCs/>
        </w:rPr>
        <w:t>Ethology</w:t>
      </w:r>
      <w:r>
        <w:rPr>
          <w:rFonts w:ascii="Times New Roman" w:hAnsi="Times New Roman" w:cs="Times New Roman"/>
        </w:rPr>
        <w:t xml:space="preserve">, </w:t>
      </w:r>
      <w:r>
        <w:rPr>
          <w:rFonts w:ascii="Times New Roman" w:hAnsi="Times New Roman" w:cs="Times New Roman"/>
          <w:b/>
          <w:bCs/>
        </w:rPr>
        <w:t>111</w:t>
      </w:r>
      <w:r>
        <w:rPr>
          <w:rFonts w:ascii="Times New Roman" w:hAnsi="Times New Roman" w:cs="Times New Roman"/>
        </w:rPr>
        <w:t>, 1–23.</w:t>
      </w:r>
    </w:p>
    <w:p w14:paraId="5A5C80F9"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Argüelles-Tico, A., </w:t>
      </w:r>
      <w:proofErr w:type="spellStart"/>
      <w:r>
        <w:rPr>
          <w:rFonts w:ascii="Times New Roman" w:hAnsi="Times New Roman" w:cs="Times New Roman"/>
        </w:rPr>
        <w:t>Küpper</w:t>
      </w:r>
      <w:proofErr w:type="spellEnd"/>
      <w:r>
        <w:rPr>
          <w:rFonts w:ascii="Times New Roman" w:hAnsi="Times New Roman" w:cs="Times New Roman"/>
        </w:rPr>
        <w:t xml:space="preserve">, C., </w:t>
      </w:r>
      <w:proofErr w:type="spellStart"/>
      <w:r>
        <w:rPr>
          <w:rFonts w:ascii="Times New Roman" w:hAnsi="Times New Roman" w:cs="Times New Roman"/>
        </w:rPr>
        <w:t>Kelsh</w:t>
      </w:r>
      <w:proofErr w:type="spellEnd"/>
      <w:r>
        <w:rPr>
          <w:rFonts w:ascii="Times New Roman" w:hAnsi="Times New Roman" w:cs="Times New Roman"/>
        </w:rPr>
        <w:t xml:space="preserve">, R.N., </w:t>
      </w:r>
      <w:proofErr w:type="spellStart"/>
      <w:r>
        <w:rPr>
          <w:rFonts w:ascii="Times New Roman" w:hAnsi="Times New Roman" w:cs="Times New Roman"/>
        </w:rPr>
        <w:t>Kosztolányi</w:t>
      </w:r>
      <w:proofErr w:type="spellEnd"/>
      <w:r>
        <w:rPr>
          <w:rFonts w:ascii="Times New Roman" w:hAnsi="Times New Roman" w:cs="Times New Roman"/>
        </w:rPr>
        <w:t xml:space="preserve">, A., </w:t>
      </w:r>
      <w:proofErr w:type="spellStart"/>
      <w:r>
        <w:rPr>
          <w:rFonts w:ascii="Times New Roman" w:hAnsi="Times New Roman" w:cs="Times New Roman"/>
        </w:rPr>
        <w:t>Székely</w:t>
      </w:r>
      <w:proofErr w:type="spellEnd"/>
      <w:r>
        <w:rPr>
          <w:rFonts w:ascii="Times New Roman" w:hAnsi="Times New Roman" w:cs="Times New Roman"/>
        </w:rPr>
        <w:t xml:space="preserve">, T. &amp; van Dijk, R.E. (2015) Geographic variation in breeding system and environment predicts melanin-based plumage ornamentation of male and female Kentish plovers. </w:t>
      </w:r>
      <w:r>
        <w:rPr>
          <w:rFonts w:ascii="Times New Roman" w:hAnsi="Times New Roman" w:cs="Times New Roman"/>
          <w:i/>
          <w:iCs/>
        </w:rPr>
        <w:t>Behavioral Ecology and Sociobiology</w:t>
      </w:r>
      <w:r>
        <w:rPr>
          <w:rFonts w:ascii="Times New Roman" w:hAnsi="Times New Roman" w:cs="Times New Roman"/>
        </w:rPr>
        <w:t xml:space="preserve">, </w:t>
      </w:r>
      <w:r>
        <w:rPr>
          <w:rFonts w:ascii="Times New Roman" w:hAnsi="Times New Roman" w:cs="Times New Roman"/>
          <w:b/>
          <w:bCs/>
        </w:rPr>
        <w:t>70</w:t>
      </w:r>
      <w:r>
        <w:rPr>
          <w:rFonts w:ascii="Times New Roman" w:hAnsi="Times New Roman" w:cs="Times New Roman"/>
        </w:rPr>
        <w:t>, 49–60.</w:t>
      </w:r>
    </w:p>
    <w:p w14:paraId="29CCAA73"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Beamonte</w:t>
      </w:r>
      <w:proofErr w:type="spellEnd"/>
      <w:r>
        <w:rPr>
          <w:rFonts w:ascii="Times New Roman" w:hAnsi="Times New Roman" w:cs="Times New Roman"/>
        </w:rPr>
        <w:t xml:space="preserve">-Barrientos, R., </w:t>
      </w:r>
      <w:proofErr w:type="spellStart"/>
      <w:r>
        <w:rPr>
          <w:rFonts w:ascii="Times New Roman" w:hAnsi="Times New Roman" w:cs="Times New Roman"/>
        </w:rPr>
        <w:t>Velando</w:t>
      </w:r>
      <w:proofErr w:type="spellEnd"/>
      <w:r>
        <w:rPr>
          <w:rFonts w:ascii="Times New Roman" w:hAnsi="Times New Roman" w:cs="Times New Roman"/>
        </w:rPr>
        <w:t xml:space="preserve">, A., Drummond, H. &amp; Torres, R. (2010) Senescence of Maternal Effects: Aging Influences Egg Quality and Rearing Capacities of a Long‐Lived Bird. </w:t>
      </w:r>
      <w:r>
        <w:rPr>
          <w:rFonts w:ascii="Times New Roman" w:hAnsi="Times New Roman" w:cs="Times New Roman"/>
          <w:i/>
          <w:iCs/>
        </w:rPr>
        <w:t>The American Naturalist</w:t>
      </w:r>
      <w:r>
        <w:rPr>
          <w:rFonts w:ascii="Times New Roman" w:hAnsi="Times New Roman" w:cs="Times New Roman"/>
        </w:rPr>
        <w:t xml:space="preserve">, </w:t>
      </w:r>
      <w:r>
        <w:rPr>
          <w:rFonts w:ascii="Times New Roman" w:hAnsi="Times New Roman" w:cs="Times New Roman"/>
          <w:b/>
          <w:bCs/>
        </w:rPr>
        <w:t>175</w:t>
      </w:r>
      <w:r>
        <w:rPr>
          <w:rFonts w:ascii="Times New Roman" w:hAnsi="Times New Roman" w:cs="Times New Roman"/>
        </w:rPr>
        <w:t>, 469–480.</w:t>
      </w:r>
    </w:p>
    <w:p w14:paraId="2BB3B706"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Blomqvist</w:t>
      </w:r>
      <w:proofErr w:type="spellEnd"/>
      <w:r>
        <w:rPr>
          <w:rFonts w:ascii="Times New Roman" w:hAnsi="Times New Roman" w:cs="Times New Roman"/>
        </w:rPr>
        <w:t xml:space="preserve">, D., Johansson, O.C. &amp; </w:t>
      </w:r>
      <w:proofErr w:type="spellStart"/>
      <w:r>
        <w:rPr>
          <w:rFonts w:ascii="Times New Roman" w:hAnsi="Times New Roman" w:cs="Times New Roman"/>
        </w:rPr>
        <w:t>Götmark</w:t>
      </w:r>
      <w:proofErr w:type="spellEnd"/>
      <w:r>
        <w:rPr>
          <w:rFonts w:ascii="Times New Roman" w:hAnsi="Times New Roman" w:cs="Times New Roman"/>
        </w:rPr>
        <w:t xml:space="preserve">, F. (1997) Parental quality and egg size affect chick survival in a precocial bird, the lapwing </w:t>
      </w:r>
      <w:proofErr w:type="spellStart"/>
      <w:r>
        <w:rPr>
          <w:rFonts w:ascii="Times New Roman" w:hAnsi="Times New Roman" w:cs="Times New Roman"/>
        </w:rPr>
        <w:t>Vanellus</w:t>
      </w:r>
      <w:proofErr w:type="spellEnd"/>
      <w:r>
        <w:rPr>
          <w:rFonts w:ascii="Times New Roman" w:hAnsi="Times New Roman" w:cs="Times New Roman"/>
        </w:rPr>
        <w:t xml:space="preserve"> </w:t>
      </w:r>
      <w:proofErr w:type="spellStart"/>
      <w:r>
        <w:rPr>
          <w:rFonts w:ascii="Times New Roman" w:hAnsi="Times New Roman" w:cs="Times New Roman"/>
        </w:rPr>
        <w:t>vanellus</w:t>
      </w:r>
      <w:proofErr w:type="spellEnd"/>
      <w:r>
        <w:rPr>
          <w:rFonts w:ascii="Times New Roman" w:hAnsi="Times New Roman" w:cs="Times New Roman"/>
        </w:rPr>
        <w:t xml:space="preserve">. </w:t>
      </w:r>
      <w:proofErr w:type="spellStart"/>
      <w:r>
        <w:rPr>
          <w:rFonts w:ascii="Times New Roman" w:hAnsi="Times New Roman" w:cs="Times New Roman"/>
          <w:i/>
          <w:iCs/>
        </w:rPr>
        <w:t>Oecologia</w:t>
      </w:r>
      <w:proofErr w:type="spellEnd"/>
      <w:r>
        <w:rPr>
          <w:rFonts w:ascii="Times New Roman" w:hAnsi="Times New Roman" w:cs="Times New Roman"/>
        </w:rPr>
        <w:t xml:space="preserve">, </w:t>
      </w:r>
      <w:r>
        <w:rPr>
          <w:rFonts w:ascii="Times New Roman" w:hAnsi="Times New Roman" w:cs="Times New Roman"/>
          <w:b/>
          <w:bCs/>
        </w:rPr>
        <w:t>110</w:t>
      </w:r>
      <w:r>
        <w:rPr>
          <w:rFonts w:ascii="Times New Roman" w:hAnsi="Times New Roman" w:cs="Times New Roman"/>
        </w:rPr>
        <w:t>, 18–24.</w:t>
      </w:r>
    </w:p>
    <w:p w14:paraId="28813254"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Boonekamp</w:t>
      </w:r>
      <w:proofErr w:type="spellEnd"/>
      <w:r>
        <w:rPr>
          <w:rFonts w:ascii="Times New Roman" w:hAnsi="Times New Roman" w:cs="Times New Roman"/>
        </w:rPr>
        <w:t xml:space="preserve">, J.J., </w:t>
      </w:r>
      <w:proofErr w:type="spellStart"/>
      <w:r>
        <w:rPr>
          <w:rFonts w:ascii="Times New Roman" w:hAnsi="Times New Roman" w:cs="Times New Roman"/>
        </w:rPr>
        <w:t>Salomons</w:t>
      </w:r>
      <w:proofErr w:type="spellEnd"/>
      <w:r>
        <w:rPr>
          <w:rFonts w:ascii="Times New Roman" w:hAnsi="Times New Roman" w:cs="Times New Roman"/>
        </w:rPr>
        <w:t xml:space="preserve">, M., </w:t>
      </w:r>
      <w:proofErr w:type="spellStart"/>
      <w:r>
        <w:rPr>
          <w:rFonts w:ascii="Times New Roman" w:hAnsi="Times New Roman" w:cs="Times New Roman"/>
        </w:rPr>
        <w:t>Bouwhuis</w:t>
      </w:r>
      <w:proofErr w:type="spellEnd"/>
      <w:r>
        <w:rPr>
          <w:rFonts w:ascii="Times New Roman" w:hAnsi="Times New Roman" w:cs="Times New Roman"/>
        </w:rPr>
        <w:t xml:space="preserve">, S., Dijkstra, C. &amp; Verhulst, S. (2014) Reproductive effort accelerates actuarial senescence in wild birds: an experimental study. </w:t>
      </w:r>
      <w:r>
        <w:rPr>
          <w:rFonts w:ascii="Times New Roman" w:hAnsi="Times New Roman" w:cs="Times New Roman"/>
          <w:i/>
          <w:iCs/>
        </w:rPr>
        <w:t>Ecology Letters</w:t>
      </w:r>
      <w:r>
        <w:rPr>
          <w:rFonts w:ascii="Times New Roman" w:hAnsi="Times New Roman" w:cs="Times New Roman"/>
        </w:rPr>
        <w:t xml:space="preserve">, </w:t>
      </w:r>
      <w:r>
        <w:rPr>
          <w:rFonts w:ascii="Times New Roman" w:hAnsi="Times New Roman" w:cs="Times New Roman"/>
          <w:b/>
          <w:bCs/>
        </w:rPr>
        <w:t>17</w:t>
      </w:r>
      <w:r>
        <w:rPr>
          <w:rFonts w:ascii="Times New Roman" w:hAnsi="Times New Roman" w:cs="Times New Roman"/>
        </w:rPr>
        <w:t>, 599–605.</w:t>
      </w:r>
    </w:p>
    <w:p w14:paraId="7F748F7D"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Bouwhuis</w:t>
      </w:r>
      <w:proofErr w:type="spellEnd"/>
      <w:r>
        <w:rPr>
          <w:rFonts w:ascii="Times New Roman" w:hAnsi="Times New Roman" w:cs="Times New Roman"/>
        </w:rPr>
        <w:t xml:space="preserve">, S., </w:t>
      </w:r>
      <w:proofErr w:type="spellStart"/>
      <w:r>
        <w:rPr>
          <w:rFonts w:ascii="Times New Roman" w:hAnsi="Times New Roman" w:cs="Times New Roman"/>
        </w:rPr>
        <w:t>Charmantier</w:t>
      </w:r>
      <w:proofErr w:type="spellEnd"/>
      <w:r>
        <w:rPr>
          <w:rFonts w:ascii="Times New Roman" w:hAnsi="Times New Roman" w:cs="Times New Roman"/>
        </w:rPr>
        <w:t xml:space="preserve">, A., Verhulst, S. &amp; Sheldon, B.C. (2010) Trans-generational effects on ageing in a wild bird population. </w:t>
      </w:r>
      <w:r>
        <w:rPr>
          <w:rFonts w:ascii="Times New Roman" w:hAnsi="Times New Roman" w:cs="Times New Roman"/>
          <w:i/>
          <w:iCs/>
        </w:rPr>
        <w:t>Journal of Evolutionary Biology</w:t>
      </w:r>
      <w:r>
        <w:rPr>
          <w:rFonts w:ascii="Times New Roman" w:hAnsi="Times New Roman" w:cs="Times New Roman"/>
        </w:rPr>
        <w:t xml:space="preserve">, </w:t>
      </w:r>
      <w:r>
        <w:rPr>
          <w:rFonts w:ascii="Times New Roman" w:hAnsi="Times New Roman" w:cs="Times New Roman"/>
          <w:b/>
          <w:bCs/>
        </w:rPr>
        <w:t>23</w:t>
      </w:r>
      <w:r>
        <w:rPr>
          <w:rFonts w:ascii="Times New Roman" w:hAnsi="Times New Roman" w:cs="Times New Roman"/>
        </w:rPr>
        <w:t>, 636–642.</w:t>
      </w:r>
    </w:p>
    <w:p w14:paraId="35B1997C"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Bouwhuis</w:t>
      </w:r>
      <w:proofErr w:type="spellEnd"/>
      <w:r>
        <w:rPr>
          <w:rFonts w:ascii="Times New Roman" w:hAnsi="Times New Roman" w:cs="Times New Roman"/>
        </w:rPr>
        <w:t xml:space="preserve">, S., Sheldon, B.C., Verhulst, S. &amp; </w:t>
      </w:r>
      <w:proofErr w:type="spellStart"/>
      <w:r>
        <w:rPr>
          <w:rFonts w:ascii="Times New Roman" w:hAnsi="Times New Roman" w:cs="Times New Roman"/>
        </w:rPr>
        <w:t>Charmantier</w:t>
      </w:r>
      <w:proofErr w:type="spellEnd"/>
      <w:r>
        <w:rPr>
          <w:rFonts w:ascii="Times New Roman" w:hAnsi="Times New Roman" w:cs="Times New Roman"/>
        </w:rPr>
        <w:t xml:space="preserve">, A. (2009) Great tits growing old: selective disappearance and the partitioning of senescence to stages within the breeding cycle. </w:t>
      </w:r>
      <w:r>
        <w:rPr>
          <w:rFonts w:ascii="Times New Roman" w:hAnsi="Times New Roman" w:cs="Times New Roman"/>
          <w:i/>
          <w:iCs/>
        </w:rPr>
        <w:t>Proceedings of the Royal Society B: Biological Sciences</w:t>
      </w:r>
      <w:r>
        <w:rPr>
          <w:rFonts w:ascii="Times New Roman" w:hAnsi="Times New Roman" w:cs="Times New Roman"/>
        </w:rPr>
        <w:t xml:space="preserve">, </w:t>
      </w:r>
      <w:r>
        <w:rPr>
          <w:rFonts w:ascii="Times New Roman" w:hAnsi="Times New Roman" w:cs="Times New Roman"/>
          <w:b/>
          <w:bCs/>
        </w:rPr>
        <w:t>276</w:t>
      </w:r>
      <w:r>
        <w:rPr>
          <w:rFonts w:ascii="Times New Roman" w:hAnsi="Times New Roman" w:cs="Times New Roman"/>
        </w:rPr>
        <w:t>, 2769–2777.</w:t>
      </w:r>
    </w:p>
    <w:p w14:paraId="7959F34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Byrkjedal</w:t>
      </w:r>
      <w:proofErr w:type="spellEnd"/>
      <w:r>
        <w:rPr>
          <w:rFonts w:ascii="Times New Roman" w:hAnsi="Times New Roman" w:cs="Times New Roman"/>
        </w:rPr>
        <w:t xml:space="preserve">, I. &amp; </w:t>
      </w:r>
      <w:proofErr w:type="spellStart"/>
      <w:r>
        <w:rPr>
          <w:rFonts w:ascii="Times New Roman" w:hAnsi="Times New Roman" w:cs="Times New Roman"/>
        </w:rPr>
        <w:t>Kalas</w:t>
      </w:r>
      <w:proofErr w:type="spellEnd"/>
      <w:r>
        <w:rPr>
          <w:rFonts w:ascii="Times New Roman" w:hAnsi="Times New Roman" w:cs="Times New Roman"/>
        </w:rPr>
        <w:t xml:space="preserve">, J.A. (1985) Seasonal variation in egg size in golden plover </w:t>
      </w:r>
      <w:proofErr w:type="spellStart"/>
      <w:r>
        <w:rPr>
          <w:rFonts w:ascii="Times New Roman" w:hAnsi="Times New Roman" w:cs="Times New Roman"/>
        </w:rPr>
        <w:t>Pluvialis</w:t>
      </w:r>
      <w:proofErr w:type="spellEnd"/>
      <w:r>
        <w:rPr>
          <w:rFonts w:ascii="Times New Roman" w:hAnsi="Times New Roman" w:cs="Times New Roman"/>
        </w:rPr>
        <w:t xml:space="preserve"> </w:t>
      </w:r>
      <w:proofErr w:type="spellStart"/>
      <w:r>
        <w:rPr>
          <w:rFonts w:ascii="Times New Roman" w:hAnsi="Times New Roman" w:cs="Times New Roman"/>
        </w:rPr>
        <w:t>apricaria</w:t>
      </w:r>
      <w:proofErr w:type="spellEnd"/>
      <w:r>
        <w:rPr>
          <w:rFonts w:ascii="Times New Roman" w:hAnsi="Times New Roman" w:cs="Times New Roman"/>
        </w:rPr>
        <w:t xml:space="preserve"> and dotterel Charadrius </w:t>
      </w:r>
      <w:proofErr w:type="spellStart"/>
      <w:r>
        <w:rPr>
          <w:rFonts w:ascii="Times New Roman" w:hAnsi="Times New Roman" w:cs="Times New Roman"/>
        </w:rPr>
        <w:t>morinellus</w:t>
      </w:r>
      <w:proofErr w:type="spellEnd"/>
      <w:r>
        <w:rPr>
          <w:rFonts w:ascii="Times New Roman" w:hAnsi="Times New Roman" w:cs="Times New Roman"/>
        </w:rPr>
        <w:t xml:space="preserve"> populations. </w:t>
      </w:r>
      <w:r>
        <w:rPr>
          <w:rFonts w:ascii="Times New Roman" w:hAnsi="Times New Roman" w:cs="Times New Roman"/>
          <w:i/>
          <w:iCs/>
        </w:rPr>
        <w:t>Ornis Scandinavica</w:t>
      </w:r>
      <w:r>
        <w:rPr>
          <w:rFonts w:ascii="Times New Roman" w:hAnsi="Times New Roman" w:cs="Times New Roman"/>
        </w:rPr>
        <w:t xml:space="preserve">, </w:t>
      </w:r>
      <w:r>
        <w:rPr>
          <w:rFonts w:ascii="Times New Roman" w:hAnsi="Times New Roman" w:cs="Times New Roman"/>
          <w:b/>
          <w:bCs/>
        </w:rPr>
        <w:t>16</w:t>
      </w:r>
      <w:r>
        <w:rPr>
          <w:rFonts w:ascii="Times New Roman" w:hAnsi="Times New Roman" w:cs="Times New Roman"/>
        </w:rPr>
        <w:t>, 108–112.</w:t>
      </w:r>
    </w:p>
    <w:p w14:paraId="0AD5C9DA"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Christians, J.K. (2002) Avian egg size: Variation within species and inflexibility within individuals. </w:t>
      </w:r>
      <w:r>
        <w:rPr>
          <w:rFonts w:ascii="Times New Roman" w:hAnsi="Times New Roman" w:cs="Times New Roman"/>
          <w:i/>
          <w:iCs/>
        </w:rPr>
        <w:t>Biological Reviews of the Cambridge Philosophical Society</w:t>
      </w:r>
      <w:r>
        <w:rPr>
          <w:rFonts w:ascii="Times New Roman" w:hAnsi="Times New Roman" w:cs="Times New Roman"/>
        </w:rPr>
        <w:t xml:space="preserve">, </w:t>
      </w:r>
      <w:r>
        <w:rPr>
          <w:rFonts w:ascii="Times New Roman" w:hAnsi="Times New Roman" w:cs="Times New Roman"/>
          <w:b/>
          <w:bCs/>
        </w:rPr>
        <w:t>77</w:t>
      </w:r>
      <w:r>
        <w:rPr>
          <w:rFonts w:ascii="Times New Roman" w:hAnsi="Times New Roman" w:cs="Times New Roman"/>
        </w:rPr>
        <w:t>, 1–26.</w:t>
      </w:r>
    </w:p>
    <w:p w14:paraId="46AD5D61"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Colchero</w:t>
      </w:r>
      <w:proofErr w:type="spellEnd"/>
      <w:r>
        <w:rPr>
          <w:rFonts w:ascii="Times New Roman" w:hAnsi="Times New Roman" w:cs="Times New Roman"/>
        </w:rPr>
        <w:t xml:space="preserve">, F., Jones, O.R. &amp; </w:t>
      </w:r>
      <w:proofErr w:type="spellStart"/>
      <w:r>
        <w:rPr>
          <w:rFonts w:ascii="Times New Roman" w:hAnsi="Times New Roman" w:cs="Times New Roman"/>
        </w:rPr>
        <w:t>Rebke</w:t>
      </w:r>
      <w:proofErr w:type="spellEnd"/>
      <w:r>
        <w:rPr>
          <w:rFonts w:ascii="Times New Roman" w:hAnsi="Times New Roman" w:cs="Times New Roman"/>
        </w:rPr>
        <w:t xml:space="preserve">, M. (2012) </w:t>
      </w:r>
      <w:proofErr w:type="spellStart"/>
      <w:r>
        <w:rPr>
          <w:rFonts w:ascii="Times New Roman" w:hAnsi="Times New Roman" w:cs="Times New Roman"/>
        </w:rPr>
        <w:t>BaSTA</w:t>
      </w:r>
      <w:proofErr w:type="spellEnd"/>
      <w:r>
        <w:rPr>
          <w:rFonts w:ascii="Times New Roman" w:hAnsi="Times New Roman" w:cs="Times New Roman"/>
        </w:rPr>
        <w:t xml:space="preserve">: An R package for Bayesian estimation of age-specific survival from incomplete mark-recapture/recovery data with covariates. </w:t>
      </w:r>
      <w:r>
        <w:rPr>
          <w:rFonts w:ascii="Times New Roman" w:hAnsi="Times New Roman" w:cs="Times New Roman"/>
          <w:i/>
          <w:iCs/>
        </w:rPr>
        <w:t>Methods in Ecology and Evolution</w:t>
      </w:r>
      <w:r>
        <w:rPr>
          <w:rFonts w:ascii="Times New Roman" w:hAnsi="Times New Roman" w:cs="Times New Roman"/>
        </w:rPr>
        <w:t xml:space="preserve">, </w:t>
      </w:r>
      <w:r>
        <w:rPr>
          <w:rFonts w:ascii="Times New Roman" w:hAnsi="Times New Roman" w:cs="Times New Roman"/>
          <w:b/>
          <w:bCs/>
        </w:rPr>
        <w:t>3</w:t>
      </w:r>
      <w:r>
        <w:rPr>
          <w:rFonts w:ascii="Times New Roman" w:hAnsi="Times New Roman" w:cs="Times New Roman"/>
        </w:rPr>
        <w:t>, 466–470.</w:t>
      </w:r>
    </w:p>
    <w:p w14:paraId="03E41A06"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Colwell, D.M.A. (2010) </w:t>
      </w:r>
      <w:r>
        <w:rPr>
          <w:rFonts w:ascii="Times New Roman" w:hAnsi="Times New Roman" w:cs="Times New Roman"/>
          <w:i/>
          <w:iCs/>
        </w:rPr>
        <w:t>Shorebird Ecology, Conservation, and Management</w:t>
      </w:r>
      <w:r>
        <w:rPr>
          <w:rFonts w:ascii="Times New Roman" w:hAnsi="Times New Roman" w:cs="Times New Roman"/>
        </w:rPr>
        <w:t>. University of California Press.</w:t>
      </w:r>
    </w:p>
    <w:p w14:paraId="60C70C1A"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Colwell, M.A. &amp; </w:t>
      </w:r>
      <w:proofErr w:type="spellStart"/>
      <w:r>
        <w:rPr>
          <w:rFonts w:ascii="Times New Roman" w:hAnsi="Times New Roman" w:cs="Times New Roman"/>
        </w:rPr>
        <w:t>Oring</w:t>
      </w:r>
      <w:proofErr w:type="spellEnd"/>
      <w:r>
        <w:rPr>
          <w:rFonts w:ascii="Times New Roman" w:hAnsi="Times New Roman" w:cs="Times New Roman"/>
        </w:rPr>
        <w:t xml:space="preserve">, L.W. (1988) Breeding biology of Wilson's Phalarope in southcentral Saskatchewan. </w:t>
      </w:r>
      <w:r>
        <w:rPr>
          <w:rFonts w:ascii="Times New Roman" w:hAnsi="Times New Roman" w:cs="Times New Roman"/>
          <w:i/>
          <w:iCs/>
        </w:rPr>
        <w:t>The Wilson Bulletin</w:t>
      </w:r>
      <w:r>
        <w:rPr>
          <w:rFonts w:ascii="Times New Roman" w:hAnsi="Times New Roman" w:cs="Times New Roman"/>
        </w:rPr>
        <w:t>, 567–582.</w:t>
      </w:r>
    </w:p>
    <w:p w14:paraId="4F283CED"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Colwell, M.A., Feucht, E.J., McAllister, S.E. &amp; </w:t>
      </w:r>
      <w:proofErr w:type="spellStart"/>
      <w:r>
        <w:rPr>
          <w:rFonts w:ascii="Times New Roman" w:hAnsi="Times New Roman" w:cs="Times New Roman"/>
        </w:rPr>
        <w:t>Transou</w:t>
      </w:r>
      <w:proofErr w:type="spellEnd"/>
      <w:r>
        <w:rPr>
          <w:rFonts w:ascii="Times New Roman" w:hAnsi="Times New Roman" w:cs="Times New Roman"/>
        </w:rPr>
        <w:t xml:space="preserve">, A.N. (2017) Lessons learned from the oldest Snowy Plover. </w:t>
      </w:r>
      <w:r>
        <w:rPr>
          <w:rFonts w:ascii="Times New Roman" w:hAnsi="Times New Roman" w:cs="Times New Roman"/>
          <w:i/>
          <w:iCs/>
        </w:rPr>
        <w:t>Wader Study</w:t>
      </w:r>
      <w:r>
        <w:rPr>
          <w:rFonts w:ascii="Times New Roman" w:hAnsi="Times New Roman" w:cs="Times New Roman"/>
        </w:rPr>
        <w:t xml:space="preserve">, </w:t>
      </w:r>
      <w:r>
        <w:rPr>
          <w:rFonts w:ascii="Times New Roman" w:hAnsi="Times New Roman" w:cs="Times New Roman"/>
          <w:b/>
          <w:bCs/>
        </w:rPr>
        <w:t>124</w:t>
      </w:r>
      <w:r>
        <w:rPr>
          <w:rFonts w:ascii="Times New Roman" w:hAnsi="Times New Roman" w:cs="Times New Roman"/>
        </w:rPr>
        <w:t>, 157–159.</w:t>
      </w:r>
    </w:p>
    <w:p w14:paraId="55B6372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lastRenderedPageBreak/>
        <w:t xml:space="preserve">Cooch, E.G., Lank, D.B., Rockwell, R.F. &amp; Cooke, F. (1992) Is There a Positive Relationship between Body Size and Fecundity in Lesser Snow Geese?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109</w:t>
      </w:r>
      <w:r>
        <w:rPr>
          <w:rFonts w:ascii="Times New Roman" w:hAnsi="Times New Roman" w:cs="Times New Roman"/>
        </w:rPr>
        <w:t>, 667–673.</w:t>
      </w:r>
    </w:p>
    <w:p w14:paraId="694A7711" w14:textId="016F9310" w:rsidR="00472B4F" w:rsidRP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i/>
          <w:iCs/>
        </w:rPr>
      </w:pPr>
      <w:r>
        <w:rPr>
          <w:rFonts w:ascii="Times New Roman" w:hAnsi="Times New Roman" w:cs="Times New Roman"/>
        </w:rPr>
        <w:t xml:space="preserve">Cox, D.R. &amp; Oakes, D. (1984) </w:t>
      </w:r>
      <w:r>
        <w:rPr>
          <w:rFonts w:ascii="Times New Roman" w:hAnsi="Times New Roman" w:cs="Times New Roman"/>
          <w:i/>
          <w:iCs/>
        </w:rPr>
        <w:t>Analysis of Survival Data</w:t>
      </w:r>
      <w:r>
        <w:rPr>
          <w:rFonts w:ascii="Times New Roman" w:hAnsi="Times New Roman" w:cs="Times New Roman"/>
        </w:rPr>
        <w:t>. Chapman and Hall, London.</w:t>
      </w:r>
    </w:p>
    <w:p w14:paraId="68C6B0F9"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Cruz-López, M., Eberhart-Phillips, L.J., Fernández, G., </w:t>
      </w:r>
      <w:proofErr w:type="spellStart"/>
      <w:r>
        <w:rPr>
          <w:rFonts w:ascii="Times New Roman" w:hAnsi="Times New Roman" w:cs="Times New Roman"/>
        </w:rPr>
        <w:t>Beamonte</w:t>
      </w:r>
      <w:proofErr w:type="spellEnd"/>
      <w:r>
        <w:rPr>
          <w:rFonts w:ascii="Times New Roman" w:hAnsi="Times New Roman" w:cs="Times New Roman"/>
        </w:rPr>
        <w:t xml:space="preserve">-Barrientos, R., </w:t>
      </w:r>
      <w:proofErr w:type="spellStart"/>
      <w:r>
        <w:rPr>
          <w:rFonts w:ascii="Times New Roman" w:hAnsi="Times New Roman" w:cs="Times New Roman"/>
        </w:rPr>
        <w:t>Székely</w:t>
      </w:r>
      <w:proofErr w:type="spellEnd"/>
      <w:r>
        <w:rPr>
          <w:rFonts w:ascii="Times New Roman" w:hAnsi="Times New Roman" w:cs="Times New Roman"/>
        </w:rPr>
        <w:t>, T., Serrano-</w:t>
      </w:r>
      <w:proofErr w:type="spellStart"/>
      <w:r>
        <w:rPr>
          <w:rFonts w:ascii="Times New Roman" w:hAnsi="Times New Roman" w:cs="Times New Roman"/>
        </w:rPr>
        <w:t>Meneses</w:t>
      </w:r>
      <w:proofErr w:type="spellEnd"/>
      <w:r>
        <w:rPr>
          <w:rFonts w:ascii="Times New Roman" w:hAnsi="Times New Roman" w:cs="Times New Roman"/>
        </w:rPr>
        <w:t xml:space="preserve">, M.A., </w:t>
      </w:r>
      <w:r>
        <w:rPr>
          <w:rFonts w:ascii="Times New Roman" w:hAnsi="Times New Roman" w:cs="Times New Roman"/>
          <w:i/>
          <w:iCs/>
        </w:rPr>
        <w:t>et al.</w:t>
      </w:r>
      <w:r>
        <w:rPr>
          <w:rFonts w:ascii="Times New Roman" w:hAnsi="Times New Roman" w:cs="Times New Roman"/>
        </w:rPr>
        <w:t xml:space="preserve"> (2017a) The plight of a plover: Viability of an important snowy plover population with flexible brood care in Mexico. </w:t>
      </w:r>
      <w:r>
        <w:rPr>
          <w:rFonts w:ascii="Times New Roman" w:hAnsi="Times New Roman" w:cs="Times New Roman"/>
          <w:i/>
          <w:iCs/>
        </w:rPr>
        <w:t>Biological Conservation</w:t>
      </w:r>
      <w:r>
        <w:rPr>
          <w:rFonts w:ascii="Times New Roman" w:hAnsi="Times New Roman" w:cs="Times New Roman"/>
        </w:rPr>
        <w:t xml:space="preserve">, </w:t>
      </w:r>
      <w:r>
        <w:rPr>
          <w:rFonts w:ascii="Times New Roman" w:hAnsi="Times New Roman" w:cs="Times New Roman"/>
          <w:b/>
          <w:bCs/>
        </w:rPr>
        <w:t>209</w:t>
      </w:r>
      <w:r>
        <w:rPr>
          <w:rFonts w:ascii="Times New Roman" w:hAnsi="Times New Roman" w:cs="Times New Roman"/>
        </w:rPr>
        <w:t>, 440–448.</w:t>
      </w:r>
    </w:p>
    <w:p w14:paraId="29802C9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Cruz-López, M., Eberhart-Phillips, L.J., Fernández, G., </w:t>
      </w:r>
      <w:proofErr w:type="spellStart"/>
      <w:r>
        <w:rPr>
          <w:rFonts w:ascii="Times New Roman" w:hAnsi="Times New Roman" w:cs="Times New Roman"/>
        </w:rPr>
        <w:t>Beamonte</w:t>
      </w:r>
      <w:proofErr w:type="spellEnd"/>
      <w:r>
        <w:rPr>
          <w:rFonts w:ascii="Times New Roman" w:hAnsi="Times New Roman" w:cs="Times New Roman"/>
        </w:rPr>
        <w:t xml:space="preserve">-Barrientos, R., </w:t>
      </w:r>
      <w:proofErr w:type="spellStart"/>
      <w:r>
        <w:rPr>
          <w:rFonts w:ascii="Times New Roman" w:hAnsi="Times New Roman" w:cs="Times New Roman"/>
        </w:rPr>
        <w:t>Székely</w:t>
      </w:r>
      <w:proofErr w:type="spellEnd"/>
      <w:r>
        <w:rPr>
          <w:rFonts w:ascii="Times New Roman" w:hAnsi="Times New Roman" w:cs="Times New Roman"/>
        </w:rPr>
        <w:t>, T., Serrano-</w:t>
      </w:r>
      <w:proofErr w:type="spellStart"/>
      <w:r>
        <w:rPr>
          <w:rFonts w:ascii="Times New Roman" w:hAnsi="Times New Roman" w:cs="Times New Roman"/>
        </w:rPr>
        <w:t>Meneses</w:t>
      </w:r>
      <w:proofErr w:type="spellEnd"/>
      <w:r>
        <w:rPr>
          <w:rFonts w:ascii="Times New Roman" w:hAnsi="Times New Roman" w:cs="Times New Roman"/>
        </w:rPr>
        <w:t xml:space="preserve">, M.A., </w:t>
      </w:r>
      <w:r>
        <w:rPr>
          <w:rFonts w:ascii="Times New Roman" w:hAnsi="Times New Roman" w:cs="Times New Roman"/>
          <w:i/>
          <w:iCs/>
        </w:rPr>
        <w:t>et al.</w:t>
      </w:r>
      <w:r>
        <w:rPr>
          <w:rFonts w:ascii="Times New Roman" w:hAnsi="Times New Roman" w:cs="Times New Roman"/>
        </w:rPr>
        <w:t xml:space="preserve"> (2017b) The plight of a plover: Viability of an important snowy plover population with flexible brood care in Mexico. </w:t>
      </w:r>
      <w:r>
        <w:rPr>
          <w:rFonts w:ascii="Times New Roman" w:hAnsi="Times New Roman" w:cs="Times New Roman"/>
          <w:i/>
          <w:iCs/>
        </w:rPr>
        <w:t>Biological Conservation</w:t>
      </w:r>
      <w:r>
        <w:rPr>
          <w:rFonts w:ascii="Times New Roman" w:hAnsi="Times New Roman" w:cs="Times New Roman"/>
        </w:rPr>
        <w:t xml:space="preserve">, </w:t>
      </w:r>
      <w:r>
        <w:rPr>
          <w:rFonts w:ascii="Times New Roman" w:hAnsi="Times New Roman" w:cs="Times New Roman"/>
          <w:b/>
          <w:bCs/>
        </w:rPr>
        <w:t>209</w:t>
      </w:r>
      <w:r>
        <w:rPr>
          <w:rFonts w:ascii="Times New Roman" w:hAnsi="Times New Roman" w:cs="Times New Roman"/>
        </w:rPr>
        <w:t>, 440–448.</w:t>
      </w:r>
    </w:p>
    <w:p w14:paraId="353B07BA"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Curio, E. (1983) Why de young birds reproduce less well? </w:t>
      </w:r>
      <w:r>
        <w:rPr>
          <w:rFonts w:ascii="Times New Roman" w:hAnsi="Times New Roman" w:cs="Times New Roman"/>
          <w:i/>
          <w:iCs/>
        </w:rPr>
        <w:t>Ibis</w:t>
      </w:r>
      <w:r>
        <w:rPr>
          <w:rFonts w:ascii="Times New Roman" w:hAnsi="Times New Roman" w:cs="Times New Roman"/>
        </w:rPr>
        <w:t xml:space="preserve">, </w:t>
      </w:r>
      <w:r>
        <w:rPr>
          <w:rFonts w:ascii="Times New Roman" w:hAnsi="Times New Roman" w:cs="Times New Roman"/>
          <w:b/>
          <w:bCs/>
        </w:rPr>
        <w:t>125</w:t>
      </w:r>
      <w:r>
        <w:rPr>
          <w:rFonts w:ascii="Times New Roman" w:hAnsi="Times New Roman" w:cs="Times New Roman"/>
        </w:rPr>
        <w:t>, 400–404.</w:t>
      </w:r>
    </w:p>
    <w:p w14:paraId="34A43BDE"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D'Urban</w:t>
      </w:r>
      <w:proofErr w:type="spellEnd"/>
      <w:r>
        <w:rPr>
          <w:rFonts w:ascii="Times New Roman" w:hAnsi="Times New Roman" w:cs="Times New Roman"/>
        </w:rPr>
        <w:t xml:space="preserve"> Jackson, J., </w:t>
      </w:r>
      <w:proofErr w:type="spellStart"/>
      <w:r>
        <w:rPr>
          <w:rFonts w:ascii="Times New Roman" w:hAnsi="Times New Roman" w:cs="Times New Roman"/>
        </w:rPr>
        <w:t>Bruford</w:t>
      </w:r>
      <w:proofErr w:type="spellEnd"/>
      <w:r>
        <w:rPr>
          <w:rFonts w:ascii="Times New Roman" w:hAnsi="Times New Roman" w:cs="Times New Roman"/>
        </w:rPr>
        <w:t xml:space="preserve">, M.W., </w:t>
      </w:r>
      <w:proofErr w:type="spellStart"/>
      <w:r>
        <w:rPr>
          <w:rFonts w:ascii="Times New Roman" w:hAnsi="Times New Roman" w:cs="Times New Roman"/>
        </w:rPr>
        <w:t>Székely</w:t>
      </w:r>
      <w:proofErr w:type="spellEnd"/>
      <w:r>
        <w:rPr>
          <w:rFonts w:ascii="Times New Roman" w:hAnsi="Times New Roman" w:cs="Times New Roman"/>
        </w:rPr>
        <w:t xml:space="preserve">, T., DaCosta, J.M., Sorenson, M.D., Russo, I.-R.M., </w:t>
      </w:r>
      <w:r>
        <w:rPr>
          <w:rFonts w:ascii="Times New Roman" w:hAnsi="Times New Roman" w:cs="Times New Roman"/>
          <w:i/>
          <w:iCs/>
        </w:rPr>
        <w:t>et al.</w:t>
      </w:r>
      <w:r>
        <w:rPr>
          <w:rFonts w:ascii="Times New Roman" w:hAnsi="Times New Roman" w:cs="Times New Roman"/>
        </w:rPr>
        <w:t xml:space="preserve"> (2020) Population differentiation and historical demography of the threatened snowy plover Charadrius nivosus (Cassin, 1858). </w:t>
      </w:r>
      <w:r>
        <w:rPr>
          <w:rFonts w:ascii="Times New Roman" w:hAnsi="Times New Roman" w:cs="Times New Roman"/>
          <w:i/>
          <w:iCs/>
        </w:rPr>
        <w:t>Conservation Genetics</w:t>
      </w:r>
      <w:r>
        <w:rPr>
          <w:rFonts w:ascii="Times New Roman" w:hAnsi="Times New Roman" w:cs="Times New Roman"/>
        </w:rPr>
        <w:t xml:space="preserve">, </w:t>
      </w:r>
      <w:r>
        <w:rPr>
          <w:rFonts w:ascii="Times New Roman" w:hAnsi="Times New Roman" w:cs="Times New Roman"/>
          <w:b/>
          <w:bCs/>
        </w:rPr>
        <w:t>21</w:t>
      </w:r>
      <w:r>
        <w:rPr>
          <w:rFonts w:ascii="Times New Roman" w:hAnsi="Times New Roman" w:cs="Times New Roman"/>
        </w:rPr>
        <w:t>, 387–404.</w:t>
      </w:r>
    </w:p>
    <w:p w14:paraId="1B99909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Deeming, D.C. &amp; Reynolds, S.J. (2015) Nests, Eggs, and Incubation New Ideas </w:t>
      </w:r>
      <w:proofErr w:type="gramStart"/>
      <w:r>
        <w:rPr>
          <w:rFonts w:ascii="Times New Roman" w:hAnsi="Times New Roman" w:cs="Times New Roman"/>
        </w:rPr>
        <w:t>about</w:t>
      </w:r>
      <w:proofErr w:type="gramEnd"/>
      <w:r>
        <w:rPr>
          <w:rFonts w:ascii="Times New Roman" w:hAnsi="Times New Roman" w:cs="Times New Roman"/>
        </w:rPr>
        <w:t xml:space="preserve"> Avian Reproduction. </w:t>
      </w:r>
      <w:r>
        <w:rPr>
          <w:rFonts w:ascii="Times New Roman" w:hAnsi="Times New Roman" w:cs="Times New Roman"/>
          <w:i/>
          <w:iCs/>
        </w:rPr>
        <w:t>Avian Biology Research</w:t>
      </w:r>
      <w:r>
        <w:rPr>
          <w:rFonts w:ascii="Times New Roman" w:hAnsi="Times New Roman" w:cs="Times New Roman"/>
        </w:rPr>
        <w:t xml:space="preserve">, </w:t>
      </w:r>
      <w:r>
        <w:rPr>
          <w:rFonts w:ascii="Times New Roman" w:hAnsi="Times New Roman" w:cs="Times New Roman"/>
          <w:b/>
          <w:bCs/>
        </w:rPr>
        <w:t>8</w:t>
      </w:r>
      <w:r>
        <w:rPr>
          <w:rFonts w:ascii="Times New Roman" w:hAnsi="Times New Roman" w:cs="Times New Roman"/>
        </w:rPr>
        <w:t>, 193.</w:t>
      </w:r>
    </w:p>
    <w:p w14:paraId="6D4BA0C7"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Dingemanse</w:t>
      </w:r>
      <w:proofErr w:type="spellEnd"/>
      <w:r>
        <w:rPr>
          <w:rFonts w:ascii="Times New Roman" w:hAnsi="Times New Roman" w:cs="Times New Roman"/>
        </w:rPr>
        <w:t xml:space="preserve">, N.J., </w:t>
      </w:r>
      <w:proofErr w:type="spellStart"/>
      <w:r>
        <w:rPr>
          <w:rFonts w:ascii="Times New Roman" w:hAnsi="Times New Roman" w:cs="Times New Roman"/>
        </w:rPr>
        <w:t>Moiron</w:t>
      </w:r>
      <w:proofErr w:type="spellEnd"/>
      <w:r>
        <w:rPr>
          <w:rFonts w:ascii="Times New Roman" w:hAnsi="Times New Roman" w:cs="Times New Roman"/>
        </w:rPr>
        <w:t>, M., Araya-</w:t>
      </w:r>
      <w:proofErr w:type="spellStart"/>
      <w:r>
        <w:rPr>
          <w:rFonts w:ascii="Times New Roman" w:hAnsi="Times New Roman" w:cs="Times New Roman"/>
        </w:rPr>
        <w:t>Ajoy</w:t>
      </w:r>
      <w:proofErr w:type="spellEnd"/>
      <w:r>
        <w:rPr>
          <w:rFonts w:ascii="Times New Roman" w:hAnsi="Times New Roman" w:cs="Times New Roman"/>
        </w:rPr>
        <w:t xml:space="preserve">, Y.G., </w:t>
      </w:r>
      <w:proofErr w:type="spellStart"/>
      <w:r>
        <w:rPr>
          <w:rFonts w:ascii="Times New Roman" w:hAnsi="Times New Roman" w:cs="Times New Roman"/>
        </w:rPr>
        <w:t>Mouchet</w:t>
      </w:r>
      <w:proofErr w:type="spellEnd"/>
      <w:r>
        <w:rPr>
          <w:rFonts w:ascii="Times New Roman" w:hAnsi="Times New Roman" w:cs="Times New Roman"/>
        </w:rPr>
        <w:t xml:space="preserve">, A. &amp; Abbey-Lee, R.N. (2020) Individual variation in age-dependent reproduction: Fast explorers live fast but senesce young? </w:t>
      </w:r>
      <w:r>
        <w:rPr>
          <w:rFonts w:ascii="Times New Roman" w:hAnsi="Times New Roman" w:cs="Times New Roman"/>
          <w:i/>
          <w:iCs/>
        </w:rPr>
        <w:t>Journal of Animal Ecology</w:t>
      </w:r>
      <w:r>
        <w:rPr>
          <w:rFonts w:ascii="Times New Roman" w:hAnsi="Times New Roman" w:cs="Times New Roman"/>
        </w:rPr>
        <w:t xml:space="preserve">, </w:t>
      </w:r>
      <w:r>
        <w:rPr>
          <w:rFonts w:ascii="Times New Roman" w:hAnsi="Times New Roman" w:cs="Times New Roman"/>
          <w:b/>
          <w:bCs/>
        </w:rPr>
        <w:t>89</w:t>
      </w:r>
      <w:r>
        <w:rPr>
          <w:rFonts w:ascii="Times New Roman" w:hAnsi="Times New Roman" w:cs="Times New Roman"/>
        </w:rPr>
        <w:t>, 601–613.</w:t>
      </w:r>
    </w:p>
    <w:p w14:paraId="0963E28A"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Drenos</w:t>
      </w:r>
      <w:proofErr w:type="spellEnd"/>
      <w:r>
        <w:rPr>
          <w:rFonts w:ascii="Times New Roman" w:hAnsi="Times New Roman" w:cs="Times New Roman"/>
        </w:rPr>
        <w:t xml:space="preserve">, F. &amp; Kirkwood, T.B.L. (2005) Modelling the disposable soma theory of ageing. </w:t>
      </w:r>
      <w:r>
        <w:rPr>
          <w:rFonts w:ascii="Times New Roman" w:hAnsi="Times New Roman" w:cs="Times New Roman"/>
          <w:i/>
          <w:iCs/>
        </w:rPr>
        <w:t>Mechanisms of Ageing and Development</w:t>
      </w:r>
      <w:r>
        <w:rPr>
          <w:rFonts w:ascii="Times New Roman" w:hAnsi="Times New Roman" w:cs="Times New Roman"/>
        </w:rPr>
        <w:t xml:space="preserve">, </w:t>
      </w:r>
      <w:r>
        <w:rPr>
          <w:rFonts w:ascii="Times New Roman" w:hAnsi="Times New Roman" w:cs="Times New Roman"/>
          <w:b/>
          <w:bCs/>
        </w:rPr>
        <w:t>126</w:t>
      </w:r>
      <w:r>
        <w:rPr>
          <w:rFonts w:ascii="Times New Roman" w:hAnsi="Times New Roman" w:cs="Times New Roman"/>
        </w:rPr>
        <w:t>, 99–103.</w:t>
      </w:r>
    </w:p>
    <w:p w14:paraId="57F67F81"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Eberhart-Phillips, L.J. (2019) Plover breeding systems: diversity and evolutionary origins. In </w:t>
      </w:r>
      <w:r>
        <w:rPr>
          <w:rFonts w:ascii="Times New Roman" w:hAnsi="Times New Roman" w:cs="Times New Roman"/>
          <w:i/>
          <w:iCs/>
        </w:rPr>
        <w:t>The population ecology and conservation of Charadrius plovers</w:t>
      </w:r>
      <w:r>
        <w:rPr>
          <w:rFonts w:ascii="Times New Roman" w:hAnsi="Times New Roman" w:cs="Times New Roman"/>
        </w:rPr>
        <w:t xml:space="preserve"> (ed. by Colwell, M.A. &amp; Haig, S.M.). pp. 63–88.</w:t>
      </w:r>
    </w:p>
    <w:p w14:paraId="26865A9F"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Eberhart-Phillips, L.J., Cruz-López, M., Lozano-Angulo, L., Gómez del </w:t>
      </w:r>
      <w:proofErr w:type="spellStart"/>
      <w:r>
        <w:rPr>
          <w:rFonts w:ascii="Times New Roman" w:hAnsi="Times New Roman" w:cs="Times New Roman"/>
        </w:rPr>
        <w:t>Ángel</w:t>
      </w:r>
      <w:proofErr w:type="spellEnd"/>
      <w:r>
        <w:rPr>
          <w:rFonts w:ascii="Times New Roman" w:hAnsi="Times New Roman" w:cs="Times New Roman"/>
        </w:rPr>
        <w:t xml:space="preserve">, S., Rojas-Abreu, W., </w:t>
      </w:r>
      <w:proofErr w:type="spellStart"/>
      <w:r>
        <w:rPr>
          <w:rFonts w:ascii="Times New Roman" w:hAnsi="Times New Roman" w:cs="Times New Roman"/>
        </w:rPr>
        <w:t>Bucio</w:t>
      </w:r>
      <w:proofErr w:type="spellEnd"/>
      <w:r>
        <w:rPr>
          <w:rFonts w:ascii="Times New Roman" w:hAnsi="Times New Roman" w:cs="Times New Roman"/>
        </w:rPr>
        <w:t xml:space="preserve">-Pacheco, M., </w:t>
      </w:r>
      <w:r>
        <w:rPr>
          <w:rFonts w:ascii="Times New Roman" w:hAnsi="Times New Roman" w:cs="Times New Roman"/>
          <w:i/>
          <w:iCs/>
        </w:rPr>
        <w:t>et al.</w:t>
      </w:r>
      <w:r>
        <w:rPr>
          <w:rFonts w:ascii="Times New Roman" w:hAnsi="Times New Roman" w:cs="Times New Roman"/>
        </w:rPr>
        <w:t xml:space="preserve"> (2020a) </w:t>
      </w:r>
      <w:proofErr w:type="spellStart"/>
      <w:r>
        <w:rPr>
          <w:rFonts w:ascii="Times New Roman" w:hAnsi="Times New Roman" w:cs="Times New Roman"/>
        </w:rPr>
        <w:t>CeutaOPEN</w:t>
      </w:r>
      <w:proofErr w:type="spellEnd"/>
      <w:r>
        <w:rPr>
          <w:rFonts w:ascii="Times New Roman" w:hAnsi="Times New Roman" w:cs="Times New Roman"/>
        </w:rPr>
        <w:t xml:space="preserve">, individual-based field observations of breeding snowy plovers Charadrius nivosus. </w:t>
      </w:r>
      <w:r>
        <w:rPr>
          <w:rFonts w:ascii="Times New Roman" w:hAnsi="Times New Roman" w:cs="Times New Roman"/>
          <w:i/>
          <w:iCs/>
        </w:rPr>
        <w:t>Scientific Data</w:t>
      </w:r>
      <w:r>
        <w:rPr>
          <w:rFonts w:ascii="Times New Roman" w:hAnsi="Times New Roman" w:cs="Times New Roman"/>
        </w:rPr>
        <w:t xml:space="preserve">, </w:t>
      </w:r>
      <w:r>
        <w:rPr>
          <w:rFonts w:ascii="Times New Roman" w:hAnsi="Times New Roman" w:cs="Times New Roman"/>
          <w:b/>
          <w:bCs/>
        </w:rPr>
        <w:t>7</w:t>
      </w:r>
      <w:r>
        <w:rPr>
          <w:rFonts w:ascii="Times New Roman" w:hAnsi="Times New Roman" w:cs="Times New Roman"/>
        </w:rPr>
        <w:t>, 149.</w:t>
      </w:r>
    </w:p>
    <w:p w14:paraId="0B4F48AD"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Eberhart-Phillips, L.J., Cruz-López, M., Lozano-Angulo, L., Gómez del </w:t>
      </w:r>
      <w:proofErr w:type="spellStart"/>
      <w:r>
        <w:rPr>
          <w:rFonts w:ascii="Times New Roman" w:hAnsi="Times New Roman" w:cs="Times New Roman"/>
        </w:rPr>
        <w:t>Ángel</w:t>
      </w:r>
      <w:proofErr w:type="spellEnd"/>
      <w:r>
        <w:rPr>
          <w:rFonts w:ascii="Times New Roman" w:hAnsi="Times New Roman" w:cs="Times New Roman"/>
        </w:rPr>
        <w:t xml:space="preserve">, S., Rojas-Abreu, W., </w:t>
      </w:r>
      <w:proofErr w:type="spellStart"/>
      <w:r>
        <w:rPr>
          <w:rFonts w:ascii="Times New Roman" w:hAnsi="Times New Roman" w:cs="Times New Roman"/>
        </w:rPr>
        <w:t>Bucio</w:t>
      </w:r>
      <w:proofErr w:type="spellEnd"/>
      <w:r>
        <w:rPr>
          <w:rFonts w:ascii="Times New Roman" w:hAnsi="Times New Roman" w:cs="Times New Roman"/>
        </w:rPr>
        <w:t xml:space="preserve">-Pacheco, M., </w:t>
      </w:r>
      <w:r>
        <w:rPr>
          <w:rFonts w:ascii="Times New Roman" w:hAnsi="Times New Roman" w:cs="Times New Roman"/>
          <w:i/>
          <w:iCs/>
        </w:rPr>
        <w:t>et al.</w:t>
      </w:r>
      <w:r>
        <w:rPr>
          <w:rFonts w:ascii="Times New Roman" w:hAnsi="Times New Roman" w:cs="Times New Roman"/>
        </w:rPr>
        <w:t xml:space="preserve"> (2020b) </w:t>
      </w:r>
      <w:proofErr w:type="spellStart"/>
      <w:r>
        <w:rPr>
          <w:rFonts w:ascii="Times New Roman" w:hAnsi="Times New Roman" w:cs="Times New Roman"/>
        </w:rPr>
        <w:t>CeutaOPEN</w:t>
      </w:r>
      <w:proofErr w:type="spellEnd"/>
      <w:r>
        <w:rPr>
          <w:rFonts w:ascii="Times New Roman" w:hAnsi="Times New Roman" w:cs="Times New Roman"/>
        </w:rPr>
        <w:t xml:space="preserve"> v1.5. Open Science Framework.</w:t>
      </w:r>
    </w:p>
    <w:p w14:paraId="7BA3D03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Eberhart-Phillips, L.J., </w:t>
      </w:r>
      <w:proofErr w:type="spellStart"/>
      <w:r>
        <w:rPr>
          <w:rFonts w:ascii="Times New Roman" w:hAnsi="Times New Roman" w:cs="Times New Roman"/>
        </w:rPr>
        <w:t>Küpper</w:t>
      </w:r>
      <w:proofErr w:type="spellEnd"/>
      <w:r>
        <w:rPr>
          <w:rFonts w:ascii="Times New Roman" w:hAnsi="Times New Roman" w:cs="Times New Roman"/>
        </w:rPr>
        <w:t>, C., Carmona-</w:t>
      </w:r>
      <w:proofErr w:type="spellStart"/>
      <w:r>
        <w:rPr>
          <w:rFonts w:ascii="Times New Roman" w:hAnsi="Times New Roman" w:cs="Times New Roman"/>
        </w:rPr>
        <w:t>Isunza</w:t>
      </w:r>
      <w:proofErr w:type="spellEnd"/>
      <w:r>
        <w:rPr>
          <w:rFonts w:ascii="Times New Roman" w:hAnsi="Times New Roman" w:cs="Times New Roman"/>
        </w:rPr>
        <w:t xml:space="preserve">, M.C., </w:t>
      </w:r>
      <w:proofErr w:type="spellStart"/>
      <w:r>
        <w:rPr>
          <w:rFonts w:ascii="Times New Roman" w:hAnsi="Times New Roman" w:cs="Times New Roman"/>
        </w:rPr>
        <w:t>Vincze</w:t>
      </w:r>
      <w:proofErr w:type="spellEnd"/>
      <w:r>
        <w:rPr>
          <w:rFonts w:ascii="Times New Roman" w:hAnsi="Times New Roman" w:cs="Times New Roman"/>
        </w:rPr>
        <w:t xml:space="preserve">, O., </w:t>
      </w:r>
      <w:proofErr w:type="spellStart"/>
      <w:r>
        <w:rPr>
          <w:rFonts w:ascii="Times New Roman" w:hAnsi="Times New Roman" w:cs="Times New Roman"/>
        </w:rPr>
        <w:t>Zefania</w:t>
      </w:r>
      <w:proofErr w:type="spellEnd"/>
      <w:r>
        <w:rPr>
          <w:rFonts w:ascii="Times New Roman" w:hAnsi="Times New Roman" w:cs="Times New Roman"/>
        </w:rPr>
        <w:t xml:space="preserve">, S., Cruz-López, M., </w:t>
      </w:r>
      <w:r>
        <w:rPr>
          <w:rFonts w:ascii="Times New Roman" w:hAnsi="Times New Roman" w:cs="Times New Roman"/>
          <w:i/>
          <w:iCs/>
        </w:rPr>
        <w:t>et al.</w:t>
      </w:r>
      <w:r>
        <w:rPr>
          <w:rFonts w:ascii="Times New Roman" w:hAnsi="Times New Roman" w:cs="Times New Roman"/>
        </w:rPr>
        <w:t xml:space="preserve"> (2018) Demographic causes of adult sex ratio variation and their consequences for parental cooperation. </w:t>
      </w:r>
      <w:r>
        <w:rPr>
          <w:rFonts w:ascii="Times New Roman" w:hAnsi="Times New Roman" w:cs="Times New Roman"/>
          <w:i/>
          <w:iCs/>
        </w:rPr>
        <w:t>Nature Communications</w:t>
      </w:r>
      <w:r>
        <w:rPr>
          <w:rFonts w:ascii="Times New Roman" w:hAnsi="Times New Roman" w:cs="Times New Roman"/>
        </w:rPr>
        <w:t xml:space="preserve">, </w:t>
      </w:r>
      <w:r>
        <w:rPr>
          <w:rFonts w:ascii="Times New Roman" w:hAnsi="Times New Roman" w:cs="Times New Roman"/>
          <w:b/>
          <w:bCs/>
        </w:rPr>
        <w:t>9</w:t>
      </w:r>
      <w:r>
        <w:rPr>
          <w:rFonts w:ascii="Times New Roman" w:hAnsi="Times New Roman" w:cs="Times New Roman"/>
        </w:rPr>
        <w:t>, 1–8.</w:t>
      </w:r>
    </w:p>
    <w:p w14:paraId="5676BC3E"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Eberhart-Phillips, L.J., </w:t>
      </w:r>
      <w:proofErr w:type="spellStart"/>
      <w:r>
        <w:rPr>
          <w:rFonts w:ascii="Times New Roman" w:hAnsi="Times New Roman" w:cs="Times New Roman"/>
        </w:rPr>
        <w:t>Küpper</w:t>
      </w:r>
      <w:proofErr w:type="spellEnd"/>
      <w:r>
        <w:rPr>
          <w:rFonts w:ascii="Times New Roman" w:hAnsi="Times New Roman" w:cs="Times New Roman"/>
        </w:rPr>
        <w:t xml:space="preserve">, C., Miller, T.E.X., Cruz-López, M., Maher, K.H., Remedios, dos, N., </w:t>
      </w:r>
      <w:r>
        <w:rPr>
          <w:rFonts w:ascii="Times New Roman" w:hAnsi="Times New Roman" w:cs="Times New Roman"/>
          <w:i/>
          <w:iCs/>
        </w:rPr>
        <w:t>et al.</w:t>
      </w:r>
      <w:r>
        <w:rPr>
          <w:rFonts w:ascii="Times New Roman" w:hAnsi="Times New Roman" w:cs="Times New Roman"/>
        </w:rPr>
        <w:t xml:space="preserve"> (2017) Sex-specific early survival drives adult sex ratio bias in snowy plovers and impacts mating system and population growth. </w:t>
      </w:r>
      <w:r>
        <w:rPr>
          <w:rFonts w:ascii="Times New Roman" w:hAnsi="Times New Roman" w:cs="Times New Roman"/>
          <w:i/>
          <w:iCs/>
        </w:rPr>
        <w:t>Proceedings of the National Academy of Sciences of the United States of America</w:t>
      </w:r>
      <w:r>
        <w:rPr>
          <w:rFonts w:ascii="Times New Roman" w:hAnsi="Times New Roman" w:cs="Times New Roman"/>
        </w:rPr>
        <w:t xml:space="preserve">, </w:t>
      </w:r>
      <w:r>
        <w:rPr>
          <w:rFonts w:ascii="Times New Roman" w:hAnsi="Times New Roman" w:cs="Times New Roman"/>
          <w:b/>
          <w:bCs/>
        </w:rPr>
        <w:t>114</w:t>
      </w:r>
      <w:r>
        <w:rPr>
          <w:rFonts w:ascii="Times New Roman" w:hAnsi="Times New Roman" w:cs="Times New Roman"/>
        </w:rPr>
        <w:t>, e5474–e5481.</w:t>
      </w:r>
    </w:p>
    <w:p w14:paraId="24208BA3"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lastRenderedPageBreak/>
        <w:t>Emlen</w:t>
      </w:r>
      <w:proofErr w:type="spellEnd"/>
      <w:r>
        <w:rPr>
          <w:rFonts w:ascii="Times New Roman" w:hAnsi="Times New Roman" w:cs="Times New Roman"/>
        </w:rPr>
        <w:t xml:space="preserve">, S.T. &amp; </w:t>
      </w:r>
      <w:proofErr w:type="spellStart"/>
      <w:r>
        <w:rPr>
          <w:rFonts w:ascii="Times New Roman" w:hAnsi="Times New Roman" w:cs="Times New Roman"/>
        </w:rPr>
        <w:t>Oring</w:t>
      </w:r>
      <w:proofErr w:type="spellEnd"/>
      <w:r>
        <w:rPr>
          <w:rFonts w:ascii="Times New Roman" w:hAnsi="Times New Roman" w:cs="Times New Roman"/>
        </w:rPr>
        <w:t xml:space="preserve">, L.W. (1977) Ecology, sexual selection, and the evolution of mating systems. </w:t>
      </w:r>
      <w:r>
        <w:rPr>
          <w:rFonts w:ascii="Times New Roman" w:hAnsi="Times New Roman" w:cs="Times New Roman"/>
          <w:i/>
          <w:iCs/>
        </w:rPr>
        <w:t>Science</w:t>
      </w:r>
      <w:r>
        <w:rPr>
          <w:rFonts w:ascii="Times New Roman" w:hAnsi="Times New Roman" w:cs="Times New Roman"/>
        </w:rPr>
        <w:t xml:space="preserve">, </w:t>
      </w:r>
      <w:r>
        <w:rPr>
          <w:rFonts w:ascii="Times New Roman" w:hAnsi="Times New Roman" w:cs="Times New Roman"/>
          <w:b/>
          <w:bCs/>
        </w:rPr>
        <w:t>197</w:t>
      </w:r>
      <w:r>
        <w:rPr>
          <w:rFonts w:ascii="Times New Roman" w:hAnsi="Times New Roman" w:cs="Times New Roman"/>
        </w:rPr>
        <w:t>, 215–223.</w:t>
      </w:r>
    </w:p>
    <w:p w14:paraId="0F99C263"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Flint, P.L. &amp; </w:t>
      </w:r>
      <w:proofErr w:type="spellStart"/>
      <w:r>
        <w:rPr>
          <w:rFonts w:ascii="Times New Roman" w:hAnsi="Times New Roman" w:cs="Times New Roman"/>
        </w:rPr>
        <w:t>Sedinger</w:t>
      </w:r>
      <w:proofErr w:type="spellEnd"/>
      <w:r>
        <w:rPr>
          <w:rFonts w:ascii="Times New Roman" w:hAnsi="Times New Roman" w:cs="Times New Roman"/>
        </w:rPr>
        <w:t xml:space="preserve">, J.S. (1992) Reproductive Implications of Egg-Size Variation in the Black Brant.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109</w:t>
      </w:r>
      <w:r>
        <w:rPr>
          <w:rFonts w:ascii="Times New Roman" w:hAnsi="Times New Roman" w:cs="Times New Roman"/>
        </w:rPr>
        <w:t>, 896–903.</w:t>
      </w:r>
    </w:p>
    <w:p w14:paraId="18C2FF19"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Forslund</w:t>
      </w:r>
      <w:proofErr w:type="spellEnd"/>
      <w:r>
        <w:rPr>
          <w:rFonts w:ascii="Times New Roman" w:hAnsi="Times New Roman" w:cs="Times New Roman"/>
        </w:rPr>
        <w:t xml:space="preserve">, P. &amp; </w:t>
      </w:r>
      <w:proofErr w:type="spellStart"/>
      <w:r>
        <w:rPr>
          <w:rFonts w:ascii="Times New Roman" w:hAnsi="Times New Roman" w:cs="Times New Roman"/>
        </w:rPr>
        <w:t>Pärt</w:t>
      </w:r>
      <w:proofErr w:type="spellEnd"/>
      <w:r>
        <w:rPr>
          <w:rFonts w:ascii="Times New Roman" w:hAnsi="Times New Roman" w:cs="Times New Roman"/>
        </w:rPr>
        <w:t xml:space="preserve">, T. (1995) Age and reproduction in birds - hypotheses and tests. </w:t>
      </w:r>
      <w:r>
        <w:rPr>
          <w:rFonts w:ascii="Times New Roman" w:hAnsi="Times New Roman" w:cs="Times New Roman"/>
          <w:i/>
          <w:iCs/>
        </w:rPr>
        <w:t>Trends in Ecology &amp; Evolution</w:t>
      </w:r>
      <w:r>
        <w:rPr>
          <w:rFonts w:ascii="Times New Roman" w:hAnsi="Times New Roman" w:cs="Times New Roman"/>
        </w:rPr>
        <w:t xml:space="preserve">, </w:t>
      </w:r>
      <w:r>
        <w:rPr>
          <w:rFonts w:ascii="Times New Roman" w:hAnsi="Times New Roman" w:cs="Times New Roman"/>
          <w:b/>
          <w:bCs/>
        </w:rPr>
        <w:t>10</w:t>
      </w:r>
      <w:r>
        <w:rPr>
          <w:rFonts w:ascii="Times New Roman" w:hAnsi="Times New Roman" w:cs="Times New Roman"/>
        </w:rPr>
        <w:t>, 374–378.</w:t>
      </w:r>
    </w:p>
    <w:p w14:paraId="0BC11F3A"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Fox, C.W. (1994) The Influence of Egg Size on Offspring Performance in the Seed Beetle, </w:t>
      </w:r>
      <w:proofErr w:type="spellStart"/>
      <w:r>
        <w:rPr>
          <w:rFonts w:ascii="Times New Roman" w:hAnsi="Times New Roman" w:cs="Times New Roman"/>
        </w:rPr>
        <w:t>Callosobruchus</w:t>
      </w:r>
      <w:proofErr w:type="spellEnd"/>
      <w:r>
        <w:rPr>
          <w:rFonts w:ascii="Times New Roman" w:hAnsi="Times New Roman" w:cs="Times New Roman"/>
        </w:rPr>
        <w:t xml:space="preserve"> maculatus. </w:t>
      </w:r>
      <w:r>
        <w:rPr>
          <w:rFonts w:ascii="Times New Roman" w:hAnsi="Times New Roman" w:cs="Times New Roman"/>
          <w:i/>
          <w:iCs/>
        </w:rPr>
        <w:t>Oikos</w:t>
      </w:r>
      <w:r>
        <w:rPr>
          <w:rFonts w:ascii="Times New Roman" w:hAnsi="Times New Roman" w:cs="Times New Roman"/>
        </w:rPr>
        <w:t xml:space="preserve">, </w:t>
      </w:r>
      <w:r>
        <w:rPr>
          <w:rFonts w:ascii="Times New Roman" w:hAnsi="Times New Roman" w:cs="Times New Roman"/>
          <w:b/>
          <w:bCs/>
        </w:rPr>
        <w:t>71</w:t>
      </w:r>
      <w:r>
        <w:rPr>
          <w:rFonts w:ascii="Times New Roman" w:hAnsi="Times New Roman" w:cs="Times New Roman"/>
        </w:rPr>
        <w:t>, 321–325.</w:t>
      </w:r>
    </w:p>
    <w:p w14:paraId="0AD7AFF1"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Gompertz</w:t>
      </w:r>
      <w:proofErr w:type="spellEnd"/>
      <w:r>
        <w:rPr>
          <w:rFonts w:ascii="Times New Roman" w:hAnsi="Times New Roman" w:cs="Times New Roman"/>
        </w:rPr>
        <w:t xml:space="preserve">, B. (1812) On the nature of the function expressive of the law of human mortality, and on a new mode of determining the value of life contingencies. </w:t>
      </w:r>
      <w:r>
        <w:rPr>
          <w:rFonts w:ascii="Times New Roman" w:hAnsi="Times New Roman" w:cs="Times New Roman"/>
          <w:i/>
          <w:iCs/>
        </w:rPr>
        <w:t>Philosophical Transactions of the Royal Society of London B: Biological Sciences</w:t>
      </w:r>
      <w:r>
        <w:rPr>
          <w:rFonts w:ascii="Times New Roman" w:hAnsi="Times New Roman" w:cs="Times New Roman"/>
        </w:rPr>
        <w:t xml:space="preserve">, </w:t>
      </w:r>
      <w:r>
        <w:rPr>
          <w:rFonts w:ascii="Times New Roman" w:hAnsi="Times New Roman" w:cs="Times New Roman"/>
          <w:b/>
          <w:bCs/>
        </w:rPr>
        <w:t>115</w:t>
      </w:r>
      <w:r>
        <w:rPr>
          <w:rFonts w:ascii="Times New Roman" w:hAnsi="Times New Roman" w:cs="Times New Roman"/>
        </w:rPr>
        <w:t>, 513–583.</w:t>
      </w:r>
    </w:p>
    <w:p w14:paraId="0F85690D"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Graham, J.L., Bauer, C.M., </w:t>
      </w:r>
      <w:proofErr w:type="spellStart"/>
      <w:r>
        <w:rPr>
          <w:rFonts w:ascii="Times New Roman" w:hAnsi="Times New Roman" w:cs="Times New Roman"/>
        </w:rPr>
        <w:t>Heidinger</w:t>
      </w:r>
      <w:proofErr w:type="spellEnd"/>
      <w:r>
        <w:rPr>
          <w:rFonts w:ascii="Times New Roman" w:hAnsi="Times New Roman" w:cs="Times New Roman"/>
        </w:rPr>
        <w:t xml:space="preserve">, B.J., </w:t>
      </w:r>
      <w:proofErr w:type="spellStart"/>
      <w:r>
        <w:rPr>
          <w:rFonts w:ascii="Times New Roman" w:hAnsi="Times New Roman" w:cs="Times New Roman"/>
        </w:rPr>
        <w:t>Ketterson</w:t>
      </w:r>
      <w:proofErr w:type="spellEnd"/>
      <w:r>
        <w:rPr>
          <w:rFonts w:ascii="Times New Roman" w:hAnsi="Times New Roman" w:cs="Times New Roman"/>
        </w:rPr>
        <w:t xml:space="preserve">, E.D. &amp; Greives, T.J. (2019) Early-breeding females experience greater telomere loss. </w:t>
      </w:r>
      <w:r>
        <w:rPr>
          <w:rFonts w:ascii="Times New Roman" w:hAnsi="Times New Roman" w:cs="Times New Roman"/>
          <w:i/>
          <w:iCs/>
        </w:rPr>
        <w:t>Molecular Ecology</w:t>
      </w:r>
      <w:r>
        <w:rPr>
          <w:rFonts w:ascii="Times New Roman" w:hAnsi="Times New Roman" w:cs="Times New Roman"/>
        </w:rPr>
        <w:t xml:space="preserve">, </w:t>
      </w:r>
      <w:r>
        <w:rPr>
          <w:rFonts w:ascii="Times New Roman" w:hAnsi="Times New Roman" w:cs="Times New Roman"/>
          <w:b/>
          <w:bCs/>
        </w:rPr>
        <w:t>28</w:t>
      </w:r>
      <w:r>
        <w:rPr>
          <w:rFonts w:ascii="Times New Roman" w:hAnsi="Times New Roman" w:cs="Times New Roman"/>
        </w:rPr>
        <w:t>, 114–126.</w:t>
      </w:r>
    </w:p>
    <w:p w14:paraId="0C1BC98E"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Griffiths, R., DOUBLE, M.C., ORR, K. &amp; DAWSON, R.J.G. (1998) A DNA test to sex most birds. </w:t>
      </w:r>
      <w:r>
        <w:rPr>
          <w:rFonts w:ascii="Times New Roman" w:hAnsi="Times New Roman" w:cs="Times New Roman"/>
          <w:i/>
          <w:iCs/>
        </w:rPr>
        <w:t>Molecular Ecology</w:t>
      </w:r>
      <w:r>
        <w:rPr>
          <w:rFonts w:ascii="Times New Roman" w:hAnsi="Times New Roman" w:cs="Times New Roman"/>
        </w:rPr>
        <w:t xml:space="preserve">, </w:t>
      </w:r>
      <w:r>
        <w:rPr>
          <w:rFonts w:ascii="Times New Roman" w:hAnsi="Times New Roman" w:cs="Times New Roman"/>
          <w:b/>
          <w:bCs/>
        </w:rPr>
        <w:t>7</w:t>
      </w:r>
      <w:r>
        <w:rPr>
          <w:rFonts w:ascii="Times New Roman" w:hAnsi="Times New Roman" w:cs="Times New Roman"/>
        </w:rPr>
        <w:t>, 1071–1075.</w:t>
      </w:r>
    </w:p>
    <w:p w14:paraId="210FF80C"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Grunst</w:t>
      </w:r>
      <w:proofErr w:type="spellEnd"/>
      <w:r>
        <w:rPr>
          <w:rFonts w:ascii="Times New Roman" w:hAnsi="Times New Roman" w:cs="Times New Roman"/>
        </w:rPr>
        <w:t xml:space="preserve">, M.L., </w:t>
      </w:r>
      <w:proofErr w:type="spellStart"/>
      <w:r>
        <w:rPr>
          <w:rFonts w:ascii="Times New Roman" w:hAnsi="Times New Roman" w:cs="Times New Roman"/>
        </w:rPr>
        <w:t>Grunst</w:t>
      </w:r>
      <w:proofErr w:type="spellEnd"/>
      <w:r>
        <w:rPr>
          <w:rFonts w:ascii="Times New Roman" w:hAnsi="Times New Roman" w:cs="Times New Roman"/>
        </w:rPr>
        <w:t xml:space="preserve">, A.S., Formica, V.A., </w:t>
      </w:r>
      <w:proofErr w:type="spellStart"/>
      <w:r>
        <w:rPr>
          <w:rFonts w:ascii="Times New Roman" w:hAnsi="Times New Roman" w:cs="Times New Roman"/>
        </w:rPr>
        <w:t>Korody</w:t>
      </w:r>
      <w:proofErr w:type="spellEnd"/>
      <w:r>
        <w:rPr>
          <w:rFonts w:ascii="Times New Roman" w:hAnsi="Times New Roman" w:cs="Times New Roman"/>
        </w:rPr>
        <w:t xml:space="preserve">, M.L., </w:t>
      </w:r>
      <w:proofErr w:type="spellStart"/>
      <w:r>
        <w:rPr>
          <w:rFonts w:ascii="Times New Roman" w:hAnsi="Times New Roman" w:cs="Times New Roman"/>
        </w:rPr>
        <w:t>Betuel</w:t>
      </w:r>
      <w:proofErr w:type="spellEnd"/>
      <w:r>
        <w:rPr>
          <w:rFonts w:ascii="Times New Roman" w:hAnsi="Times New Roman" w:cs="Times New Roman"/>
        </w:rPr>
        <w:t xml:space="preserve">, A.M., Barcelo-Serra, M., </w:t>
      </w:r>
      <w:r>
        <w:rPr>
          <w:rFonts w:ascii="Times New Roman" w:hAnsi="Times New Roman" w:cs="Times New Roman"/>
          <w:i/>
          <w:iCs/>
        </w:rPr>
        <w:t>et al.</w:t>
      </w:r>
      <w:r>
        <w:rPr>
          <w:rFonts w:ascii="Times New Roman" w:hAnsi="Times New Roman" w:cs="Times New Roman"/>
        </w:rPr>
        <w:t xml:space="preserve"> (2018) Actuarial senescence in a dimorphic bird: different rates of ageing in morphs with discrete reproductive strategies. </w:t>
      </w:r>
      <w:r>
        <w:rPr>
          <w:rFonts w:ascii="Times New Roman" w:hAnsi="Times New Roman" w:cs="Times New Roman"/>
          <w:i/>
          <w:iCs/>
        </w:rPr>
        <w:t>Proceedings. Biological sciences</w:t>
      </w:r>
      <w:r>
        <w:rPr>
          <w:rFonts w:ascii="Times New Roman" w:hAnsi="Times New Roman" w:cs="Times New Roman"/>
        </w:rPr>
        <w:t xml:space="preserve">, </w:t>
      </w:r>
      <w:r>
        <w:rPr>
          <w:rFonts w:ascii="Times New Roman" w:hAnsi="Times New Roman" w:cs="Times New Roman"/>
          <w:b/>
          <w:bCs/>
        </w:rPr>
        <w:t>285</w:t>
      </w:r>
      <w:r>
        <w:rPr>
          <w:rFonts w:ascii="Times New Roman" w:hAnsi="Times New Roman" w:cs="Times New Roman"/>
        </w:rPr>
        <w:t>, 20182053.</w:t>
      </w:r>
    </w:p>
    <w:p w14:paraId="7CABA552"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Hall, L.K. &amp; </w:t>
      </w:r>
      <w:proofErr w:type="spellStart"/>
      <w:r>
        <w:rPr>
          <w:rFonts w:ascii="Times New Roman" w:hAnsi="Times New Roman" w:cs="Times New Roman"/>
        </w:rPr>
        <w:t>Cavitt</w:t>
      </w:r>
      <w:proofErr w:type="spellEnd"/>
      <w:r>
        <w:rPr>
          <w:rFonts w:ascii="Times New Roman" w:hAnsi="Times New Roman" w:cs="Times New Roman"/>
        </w:rPr>
        <w:t xml:space="preserve">, J.F. (2012) Comparative Study of Trapping Methods for Ground-Nesting Shorebirds. </w:t>
      </w:r>
      <w:r>
        <w:rPr>
          <w:rFonts w:ascii="Times New Roman" w:hAnsi="Times New Roman" w:cs="Times New Roman"/>
          <w:i/>
          <w:iCs/>
        </w:rPr>
        <w:t>Waterbirds</w:t>
      </w:r>
      <w:r>
        <w:rPr>
          <w:rFonts w:ascii="Times New Roman" w:hAnsi="Times New Roman" w:cs="Times New Roman"/>
        </w:rPr>
        <w:t xml:space="preserve">, </w:t>
      </w:r>
      <w:r>
        <w:rPr>
          <w:rFonts w:ascii="Times New Roman" w:hAnsi="Times New Roman" w:cs="Times New Roman"/>
          <w:b/>
          <w:bCs/>
        </w:rPr>
        <w:t>35</w:t>
      </w:r>
      <w:r>
        <w:rPr>
          <w:rFonts w:ascii="Times New Roman" w:hAnsi="Times New Roman" w:cs="Times New Roman"/>
        </w:rPr>
        <w:t>, 342–346.</w:t>
      </w:r>
    </w:p>
    <w:p w14:paraId="5FF22722"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Hammers, M., Richardson, D.S., Burke, T. &amp; </w:t>
      </w:r>
      <w:proofErr w:type="spellStart"/>
      <w:r>
        <w:rPr>
          <w:rFonts w:ascii="Times New Roman" w:hAnsi="Times New Roman" w:cs="Times New Roman"/>
        </w:rPr>
        <w:t>Komdeur</w:t>
      </w:r>
      <w:proofErr w:type="spellEnd"/>
      <w:r>
        <w:rPr>
          <w:rFonts w:ascii="Times New Roman" w:hAnsi="Times New Roman" w:cs="Times New Roman"/>
        </w:rPr>
        <w:t xml:space="preserve">, J. (2012) Age-dependent terminal declines in reproductive output in a wild bird. </w:t>
      </w:r>
      <w:proofErr w:type="spellStart"/>
      <w:r>
        <w:rPr>
          <w:rFonts w:ascii="Times New Roman" w:hAnsi="Times New Roman" w:cs="Times New Roman"/>
          <w:i/>
          <w:iCs/>
        </w:rPr>
        <w:t>PLoS</w:t>
      </w:r>
      <w:proofErr w:type="spellEnd"/>
      <w:r>
        <w:rPr>
          <w:rFonts w:ascii="Times New Roman" w:hAnsi="Times New Roman" w:cs="Times New Roman"/>
          <w:i/>
          <w:iCs/>
        </w:rPr>
        <w:t xml:space="preserve"> ONE</w:t>
      </w:r>
      <w:r>
        <w:rPr>
          <w:rFonts w:ascii="Times New Roman" w:hAnsi="Times New Roman" w:cs="Times New Roman"/>
        </w:rPr>
        <w:t xml:space="preserve">, </w:t>
      </w:r>
      <w:r>
        <w:rPr>
          <w:rFonts w:ascii="Times New Roman" w:hAnsi="Times New Roman" w:cs="Times New Roman"/>
          <w:b/>
          <w:bCs/>
        </w:rPr>
        <w:t>7</w:t>
      </w:r>
      <w:r>
        <w:rPr>
          <w:rFonts w:ascii="Times New Roman" w:hAnsi="Times New Roman" w:cs="Times New Roman"/>
        </w:rPr>
        <w:t>, e40413.</w:t>
      </w:r>
    </w:p>
    <w:p w14:paraId="67D4365D"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Hanson, H.C. (1954) Apparatus for the Study of Incubated Bird Eggs. </w:t>
      </w:r>
      <w:r>
        <w:rPr>
          <w:rFonts w:ascii="Times New Roman" w:hAnsi="Times New Roman" w:cs="Times New Roman"/>
          <w:i/>
          <w:iCs/>
        </w:rPr>
        <w:t>The Journal of Wildlife Management</w:t>
      </w:r>
      <w:r>
        <w:rPr>
          <w:rFonts w:ascii="Times New Roman" w:hAnsi="Times New Roman" w:cs="Times New Roman"/>
        </w:rPr>
        <w:t xml:space="preserve">, </w:t>
      </w:r>
      <w:r>
        <w:rPr>
          <w:rFonts w:ascii="Times New Roman" w:hAnsi="Times New Roman" w:cs="Times New Roman"/>
          <w:b/>
          <w:bCs/>
        </w:rPr>
        <w:t>18</w:t>
      </w:r>
      <w:r>
        <w:rPr>
          <w:rFonts w:ascii="Times New Roman" w:hAnsi="Times New Roman" w:cs="Times New Roman"/>
        </w:rPr>
        <w:t>, 191–198.</w:t>
      </w:r>
    </w:p>
    <w:p w14:paraId="5336870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Herborn</w:t>
      </w:r>
      <w:proofErr w:type="spellEnd"/>
      <w:r>
        <w:rPr>
          <w:rFonts w:ascii="Times New Roman" w:hAnsi="Times New Roman" w:cs="Times New Roman"/>
        </w:rPr>
        <w:t xml:space="preserve">, K.A., Daunt, F., </w:t>
      </w:r>
      <w:proofErr w:type="spellStart"/>
      <w:r>
        <w:rPr>
          <w:rFonts w:ascii="Times New Roman" w:hAnsi="Times New Roman" w:cs="Times New Roman"/>
        </w:rPr>
        <w:t>Heidinger</w:t>
      </w:r>
      <w:proofErr w:type="spellEnd"/>
      <w:r>
        <w:rPr>
          <w:rFonts w:ascii="Times New Roman" w:hAnsi="Times New Roman" w:cs="Times New Roman"/>
        </w:rPr>
        <w:t xml:space="preserve">, B.J., </w:t>
      </w:r>
      <w:proofErr w:type="spellStart"/>
      <w:r>
        <w:rPr>
          <w:rFonts w:ascii="Times New Roman" w:hAnsi="Times New Roman" w:cs="Times New Roman"/>
        </w:rPr>
        <w:t>Granroth</w:t>
      </w:r>
      <w:proofErr w:type="spellEnd"/>
      <w:r>
        <w:rPr>
          <w:rFonts w:ascii="Times New Roman" w:hAnsi="Times New Roman" w:cs="Times New Roman"/>
        </w:rPr>
        <w:t xml:space="preserve">-Wilding, V.H.M., </w:t>
      </w:r>
      <w:proofErr w:type="spellStart"/>
      <w:r>
        <w:rPr>
          <w:rFonts w:ascii="Times New Roman" w:hAnsi="Times New Roman" w:cs="Times New Roman"/>
        </w:rPr>
        <w:t>Burthe</w:t>
      </w:r>
      <w:proofErr w:type="spellEnd"/>
      <w:r>
        <w:rPr>
          <w:rFonts w:ascii="Times New Roman" w:hAnsi="Times New Roman" w:cs="Times New Roman"/>
        </w:rPr>
        <w:t xml:space="preserve">, S.J., Newell, M.A., </w:t>
      </w:r>
      <w:r>
        <w:rPr>
          <w:rFonts w:ascii="Times New Roman" w:hAnsi="Times New Roman" w:cs="Times New Roman"/>
          <w:i/>
          <w:iCs/>
        </w:rPr>
        <w:t>et al.</w:t>
      </w:r>
      <w:r>
        <w:rPr>
          <w:rFonts w:ascii="Times New Roman" w:hAnsi="Times New Roman" w:cs="Times New Roman"/>
        </w:rPr>
        <w:t xml:space="preserve"> (2016) Age, oxidative stress exposure and fitness in a long-lived seabird. </w:t>
      </w:r>
      <w:r>
        <w:rPr>
          <w:rFonts w:ascii="Times New Roman" w:hAnsi="Times New Roman" w:cs="Times New Roman"/>
          <w:i/>
          <w:iCs/>
        </w:rPr>
        <w:t>Functional Ecology</w:t>
      </w:r>
      <w:r>
        <w:rPr>
          <w:rFonts w:ascii="Times New Roman" w:hAnsi="Times New Roman" w:cs="Times New Roman"/>
        </w:rPr>
        <w:t xml:space="preserve">, </w:t>
      </w:r>
      <w:r>
        <w:rPr>
          <w:rFonts w:ascii="Times New Roman" w:hAnsi="Times New Roman" w:cs="Times New Roman"/>
          <w:b/>
          <w:bCs/>
        </w:rPr>
        <w:t>30</w:t>
      </w:r>
      <w:r>
        <w:rPr>
          <w:rFonts w:ascii="Times New Roman" w:hAnsi="Times New Roman" w:cs="Times New Roman"/>
        </w:rPr>
        <w:t>, 913–921.</w:t>
      </w:r>
    </w:p>
    <w:p w14:paraId="6DE6A09B"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Hoyt, D.F. (1979) Practical Methods of Estimating Volume and Fresh Weight of Bird Eggs.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96</w:t>
      </w:r>
      <w:r>
        <w:rPr>
          <w:rFonts w:ascii="Times New Roman" w:hAnsi="Times New Roman" w:cs="Times New Roman"/>
        </w:rPr>
        <w:t>, 73–77.</w:t>
      </w:r>
    </w:p>
    <w:p w14:paraId="43AC59B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Ito, K. (1997) Egg-size and -number variations related to maternal size and age, and the relationship between egg size and larval characteristics in an annual marine gastropod, </w:t>
      </w:r>
      <w:proofErr w:type="spellStart"/>
      <w:r>
        <w:rPr>
          <w:rFonts w:ascii="Times New Roman" w:hAnsi="Times New Roman" w:cs="Times New Roman"/>
        </w:rPr>
        <w:t>Haloa</w:t>
      </w:r>
      <w:proofErr w:type="spellEnd"/>
      <w:r>
        <w:rPr>
          <w:rFonts w:ascii="Times New Roman" w:hAnsi="Times New Roman" w:cs="Times New Roman"/>
        </w:rPr>
        <w:t xml:space="preserve"> japonica (</w:t>
      </w:r>
      <w:proofErr w:type="spellStart"/>
      <w:r>
        <w:rPr>
          <w:rFonts w:ascii="Times New Roman" w:hAnsi="Times New Roman" w:cs="Times New Roman"/>
        </w:rPr>
        <w:t>Opisthobranchia</w:t>
      </w:r>
      <w:proofErr w:type="spellEnd"/>
      <w:r>
        <w:rPr>
          <w:rFonts w:ascii="Times New Roman" w:hAnsi="Times New Roman" w:cs="Times New Roman"/>
        </w:rPr>
        <w:t xml:space="preserve">; </w:t>
      </w:r>
      <w:proofErr w:type="spellStart"/>
      <w:r>
        <w:rPr>
          <w:rFonts w:ascii="Times New Roman" w:hAnsi="Times New Roman" w:cs="Times New Roman"/>
        </w:rPr>
        <w:t>Cephalaspidea</w:t>
      </w:r>
      <w:proofErr w:type="spellEnd"/>
      <w:r>
        <w:rPr>
          <w:rFonts w:ascii="Times New Roman" w:hAnsi="Times New Roman" w:cs="Times New Roman"/>
        </w:rPr>
        <w:t xml:space="preserve">). </w:t>
      </w:r>
      <w:r>
        <w:rPr>
          <w:rFonts w:ascii="Times New Roman" w:hAnsi="Times New Roman" w:cs="Times New Roman"/>
          <w:i/>
          <w:iCs/>
        </w:rPr>
        <w:t>Marine Ecology Progress Series</w:t>
      </w:r>
      <w:r>
        <w:rPr>
          <w:rFonts w:ascii="Times New Roman" w:hAnsi="Times New Roman" w:cs="Times New Roman"/>
        </w:rPr>
        <w:t xml:space="preserve">, </w:t>
      </w:r>
      <w:r>
        <w:rPr>
          <w:rFonts w:ascii="Times New Roman" w:hAnsi="Times New Roman" w:cs="Times New Roman"/>
          <w:b/>
          <w:bCs/>
        </w:rPr>
        <w:t>152</w:t>
      </w:r>
      <w:r>
        <w:rPr>
          <w:rFonts w:ascii="Times New Roman" w:hAnsi="Times New Roman" w:cs="Times New Roman"/>
        </w:rPr>
        <w:t>, 187–195.</w:t>
      </w:r>
    </w:p>
    <w:p w14:paraId="45F986AF"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Jankowiak</w:t>
      </w:r>
      <w:proofErr w:type="spellEnd"/>
      <w:r>
        <w:rPr>
          <w:rFonts w:ascii="Times New Roman" w:hAnsi="Times New Roman" w:cs="Times New Roman"/>
        </w:rPr>
        <w:t xml:space="preserve">, Ł., </w:t>
      </w:r>
      <w:proofErr w:type="spellStart"/>
      <w:r>
        <w:rPr>
          <w:rFonts w:ascii="Times New Roman" w:hAnsi="Times New Roman" w:cs="Times New Roman"/>
        </w:rPr>
        <w:t>Zyskowski</w:t>
      </w:r>
      <w:proofErr w:type="spellEnd"/>
      <w:r>
        <w:rPr>
          <w:rFonts w:ascii="Times New Roman" w:hAnsi="Times New Roman" w:cs="Times New Roman"/>
        </w:rPr>
        <w:t xml:space="preserve">, D. &amp; Wysocki, D. (2018) Age-specific reproduction and disposable soma in an urban population of Common Blackbirds Turdus merula. </w:t>
      </w:r>
      <w:r>
        <w:rPr>
          <w:rFonts w:ascii="Times New Roman" w:hAnsi="Times New Roman" w:cs="Times New Roman"/>
          <w:i/>
          <w:iCs/>
        </w:rPr>
        <w:t>Ibis</w:t>
      </w:r>
      <w:r>
        <w:rPr>
          <w:rFonts w:ascii="Times New Roman" w:hAnsi="Times New Roman" w:cs="Times New Roman"/>
        </w:rPr>
        <w:t xml:space="preserve">, </w:t>
      </w:r>
      <w:r>
        <w:rPr>
          <w:rFonts w:ascii="Times New Roman" w:hAnsi="Times New Roman" w:cs="Times New Roman"/>
          <w:b/>
          <w:bCs/>
        </w:rPr>
        <w:t>160</w:t>
      </w:r>
      <w:r>
        <w:rPr>
          <w:rFonts w:ascii="Times New Roman" w:hAnsi="Times New Roman" w:cs="Times New Roman"/>
        </w:rPr>
        <w:t>, 130–144.</w:t>
      </w:r>
    </w:p>
    <w:p w14:paraId="10B0C7EF"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lastRenderedPageBreak/>
        <w:t xml:space="preserve">Kaplan, R.H. (1980) The Implications of Ovum Size Variability for Offspring Fitness and Clutch Size within Several Populations of Salamanders (Ambystoma). </w:t>
      </w:r>
      <w:r>
        <w:rPr>
          <w:rFonts w:ascii="Times New Roman" w:hAnsi="Times New Roman" w:cs="Times New Roman"/>
          <w:i/>
          <w:iCs/>
        </w:rPr>
        <w:t>Evolution</w:t>
      </w:r>
      <w:r>
        <w:rPr>
          <w:rFonts w:ascii="Times New Roman" w:hAnsi="Times New Roman" w:cs="Times New Roman"/>
        </w:rPr>
        <w:t xml:space="preserve">, </w:t>
      </w:r>
      <w:r>
        <w:rPr>
          <w:rFonts w:ascii="Times New Roman" w:hAnsi="Times New Roman" w:cs="Times New Roman"/>
          <w:b/>
          <w:bCs/>
        </w:rPr>
        <w:t>34</w:t>
      </w:r>
      <w:r>
        <w:rPr>
          <w:rFonts w:ascii="Times New Roman" w:hAnsi="Times New Roman" w:cs="Times New Roman"/>
        </w:rPr>
        <w:t>, 51–64.</w:t>
      </w:r>
    </w:p>
    <w:p w14:paraId="68F2E5ED"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Kirkwood, T.B.L. (1977) Evolution of ageing. </w:t>
      </w:r>
      <w:r>
        <w:rPr>
          <w:rFonts w:ascii="Times New Roman" w:hAnsi="Times New Roman" w:cs="Times New Roman"/>
          <w:i/>
          <w:iCs/>
        </w:rPr>
        <w:t>Nature</w:t>
      </w:r>
      <w:r>
        <w:rPr>
          <w:rFonts w:ascii="Times New Roman" w:hAnsi="Times New Roman" w:cs="Times New Roman"/>
        </w:rPr>
        <w:t xml:space="preserve">, </w:t>
      </w:r>
      <w:r>
        <w:rPr>
          <w:rFonts w:ascii="Times New Roman" w:hAnsi="Times New Roman" w:cs="Times New Roman"/>
          <w:b/>
          <w:bCs/>
        </w:rPr>
        <w:t>270</w:t>
      </w:r>
      <w:r>
        <w:rPr>
          <w:rFonts w:ascii="Times New Roman" w:hAnsi="Times New Roman" w:cs="Times New Roman"/>
        </w:rPr>
        <w:t>, 301–304.</w:t>
      </w:r>
    </w:p>
    <w:p w14:paraId="496BA796"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Kirkwood, T.B.L. &amp; </w:t>
      </w:r>
      <w:proofErr w:type="spellStart"/>
      <w:r>
        <w:rPr>
          <w:rFonts w:ascii="Times New Roman" w:hAnsi="Times New Roman" w:cs="Times New Roman"/>
        </w:rPr>
        <w:t>Austad</w:t>
      </w:r>
      <w:proofErr w:type="spellEnd"/>
      <w:r>
        <w:rPr>
          <w:rFonts w:ascii="Times New Roman" w:hAnsi="Times New Roman" w:cs="Times New Roman"/>
        </w:rPr>
        <w:t xml:space="preserve">, S.N. (2000) Why do we age? </w:t>
      </w:r>
      <w:r>
        <w:rPr>
          <w:rFonts w:ascii="Times New Roman" w:hAnsi="Times New Roman" w:cs="Times New Roman"/>
          <w:i/>
          <w:iCs/>
        </w:rPr>
        <w:t>Nature</w:t>
      </w:r>
      <w:r>
        <w:rPr>
          <w:rFonts w:ascii="Times New Roman" w:hAnsi="Times New Roman" w:cs="Times New Roman"/>
        </w:rPr>
        <w:t xml:space="preserve">, </w:t>
      </w:r>
      <w:r>
        <w:rPr>
          <w:rFonts w:ascii="Times New Roman" w:hAnsi="Times New Roman" w:cs="Times New Roman"/>
          <w:b/>
          <w:bCs/>
        </w:rPr>
        <w:t>408</w:t>
      </w:r>
      <w:r>
        <w:rPr>
          <w:rFonts w:ascii="Times New Roman" w:hAnsi="Times New Roman" w:cs="Times New Roman"/>
        </w:rPr>
        <w:t>, 233–238.</w:t>
      </w:r>
    </w:p>
    <w:p w14:paraId="4209145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Kirkwood, T.B.L. &amp; Rose, M.R. (1991) Evolution of senescence: late survival sacrificed for reproduction. </w:t>
      </w:r>
      <w:r>
        <w:rPr>
          <w:rFonts w:ascii="Times New Roman" w:hAnsi="Times New Roman" w:cs="Times New Roman"/>
          <w:i/>
          <w:iCs/>
        </w:rPr>
        <w:t>Philosophical Transactions of the Royal Society B-Biological Sciences</w:t>
      </w:r>
      <w:r>
        <w:rPr>
          <w:rFonts w:ascii="Times New Roman" w:hAnsi="Times New Roman" w:cs="Times New Roman"/>
        </w:rPr>
        <w:t xml:space="preserve">, </w:t>
      </w:r>
      <w:r>
        <w:rPr>
          <w:rFonts w:ascii="Times New Roman" w:hAnsi="Times New Roman" w:cs="Times New Roman"/>
          <w:b/>
          <w:bCs/>
        </w:rPr>
        <w:t>332</w:t>
      </w:r>
      <w:r>
        <w:rPr>
          <w:rFonts w:ascii="Times New Roman" w:hAnsi="Times New Roman" w:cs="Times New Roman"/>
        </w:rPr>
        <w:t>, 15–24.</w:t>
      </w:r>
    </w:p>
    <w:p w14:paraId="715D0D56"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Kubelka</w:t>
      </w:r>
      <w:proofErr w:type="spellEnd"/>
      <w:r>
        <w:rPr>
          <w:rFonts w:ascii="Times New Roman" w:hAnsi="Times New Roman" w:cs="Times New Roman"/>
        </w:rPr>
        <w:t xml:space="preserve">, V., </w:t>
      </w:r>
      <w:proofErr w:type="spellStart"/>
      <w:r>
        <w:rPr>
          <w:rFonts w:ascii="Times New Roman" w:hAnsi="Times New Roman" w:cs="Times New Roman"/>
        </w:rPr>
        <w:t>Sládeček</w:t>
      </w:r>
      <w:proofErr w:type="spellEnd"/>
      <w:r>
        <w:rPr>
          <w:rFonts w:ascii="Times New Roman" w:hAnsi="Times New Roman" w:cs="Times New Roman"/>
        </w:rPr>
        <w:t xml:space="preserve">, M., </w:t>
      </w:r>
      <w:proofErr w:type="spellStart"/>
      <w:r>
        <w:rPr>
          <w:rFonts w:ascii="Times New Roman" w:hAnsi="Times New Roman" w:cs="Times New Roman"/>
        </w:rPr>
        <w:t>Zámečník</w:t>
      </w:r>
      <w:proofErr w:type="spellEnd"/>
      <w:r>
        <w:rPr>
          <w:rFonts w:ascii="Times New Roman" w:hAnsi="Times New Roman" w:cs="Times New Roman"/>
        </w:rPr>
        <w:t xml:space="preserve">, V., </w:t>
      </w:r>
      <w:proofErr w:type="spellStart"/>
      <w:r>
        <w:rPr>
          <w:rFonts w:ascii="Times New Roman" w:hAnsi="Times New Roman" w:cs="Times New Roman"/>
        </w:rPr>
        <w:t>Vozabulová</w:t>
      </w:r>
      <w:proofErr w:type="spellEnd"/>
      <w:r>
        <w:rPr>
          <w:rFonts w:ascii="Times New Roman" w:hAnsi="Times New Roman" w:cs="Times New Roman"/>
        </w:rPr>
        <w:t xml:space="preserve">, E. &amp; </w:t>
      </w:r>
      <w:proofErr w:type="spellStart"/>
      <w:r>
        <w:rPr>
          <w:rFonts w:ascii="Times New Roman" w:hAnsi="Times New Roman" w:cs="Times New Roman"/>
        </w:rPr>
        <w:t>Šálek</w:t>
      </w:r>
      <w:proofErr w:type="spellEnd"/>
      <w:r>
        <w:rPr>
          <w:rFonts w:ascii="Times New Roman" w:hAnsi="Times New Roman" w:cs="Times New Roman"/>
        </w:rPr>
        <w:t xml:space="preserve">, M. (2020) Seasonality Predicts Egg Size Better Than Nesting Habitat in a Precocial Shorebird. </w:t>
      </w:r>
      <w:proofErr w:type="spellStart"/>
      <w:r>
        <w:rPr>
          <w:rFonts w:ascii="Times New Roman" w:hAnsi="Times New Roman" w:cs="Times New Roman"/>
          <w:i/>
          <w:iCs/>
        </w:rPr>
        <w:t>Ardea</w:t>
      </w:r>
      <w:proofErr w:type="spellEnd"/>
      <w:r>
        <w:rPr>
          <w:rFonts w:ascii="Times New Roman" w:hAnsi="Times New Roman" w:cs="Times New Roman"/>
        </w:rPr>
        <w:t xml:space="preserve">, </w:t>
      </w:r>
      <w:r>
        <w:rPr>
          <w:rFonts w:ascii="Times New Roman" w:hAnsi="Times New Roman" w:cs="Times New Roman"/>
          <w:b/>
          <w:bCs/>
        </w:rPr>
        <w:t>107</w:t>
      </w:r>
      <w:r>
        <w:rPr>
          <w:rFonts w:ascii="Times New Roman" w:hAnsi="Times New Roman" w:cs="Times New Roman"/>
        </w:rPr>
        <w:t>, 239.</w:t>
      </w:r>
    </w:p>
    <w:p w14:paraId="19D5990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Kupán</w:t>
      </w:r>
      <w:proofErr w:type="spellEnd"/>
      <w:r>
        <w:rPr>
          <w:rFonts w:ascii="Times New Roman" w:hAnsi="Times New Roman" w:cs="Times New Roman"/>
        </w:rPr>
        <w:t xml:space="preserve">, K., </w:t>
      </w:r>
      <w:proofErr w:type="spellStart"/>
      <w:r>
        <w:rPr>
          <w:rFonts w:ascii="Times New Roman" w:hAnsi="Times New Roman" w:cs="Times New Roman"/>
        </w:rPr>
        <w:t>Székely</w:t>
      </w:r>
      <w:proofErr w:type="spellEnd"/>
      <w:r>
        <w:rPr>
          <w:rFonts w:ascii="Times New Roman" w:hAnsi="Times New Roman" w:cs="Times New Roman"/>
        </w:rPr>
        <w:t xml:space="preserve">, T., Cruz-López, M., Seymour, K. &amp; </w:t>
      </w:r>
      <w:proofErr w:type="spellStart"/>
      <w:r>
        <w:rPr>
          <w:rFonts w:ascii="Times New Roman" w:hAnsi="Times New Roman" w:cs="Times New Roman"/>
        </w:rPr>
        <w:t>Küpper</w:t>
      </w:r>
      <w:proofErr w:type="spellEnd"/>
      <w:r>
        <w:rPr>
          <w:rFonts w:ascii="Times New Roman" w:hAnsi="Times New Roman" w:cs="Times New Roman"/>
        </w:rPr>
        <w:t xml:space="preserve">, C. (2021) Offspring desertion with care? Chick mortality and plastic female desertion in Snowy Plovers. </w:t>
      </w:r>
      <w:r>
        <w:rPr>
          <w:rFonts w:ascii="Times New Roman" w:hAnsi="Times New Roman" w:cs="Times New Roman"/>
          <w:i/>
          <w:iCs/>
        </w:rPr>
        <w:t>Behavioral Ecology</w:t>
      </w:r>
      <w:r>
        <w:rPr>
          <w:rFonts w:ascii="Times New Roman" w:hAnsi="Times New Roman" w:cs="Times New Roman"/>
        </w:rPr>
        <w:t>.</w:t>
      </w:r>
    </w:p>
    <w:p w14:paraId="325B591C"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Küpper</w:t>
      </w:r>
      <w:proofErr w:type="spellEnd"/>
      <w:r>
        <w:rPr>
          <w:rFonts w:ascii="Times New Roman" w:hAnsi="Times New Roman" w:cs="Times New Roman"/>
        </w:rPr>
        <w:t xml:space="preserve">, C., Augustin, J., </w:t>
      </w:r>
      <w:proofErr w:type="spellStart"/>
      <w:r>
        <w:rPr>
          <w:rFonts w:ascii="Times New Roman" w:hAnsi="Times New Roman" w:cs="Times New Roman"/>
        </w:rPr>
        <w:t>Kosztolányi</w:t>
      </w:r>
      <w:proofErr w:type="spellEnd"/>
      <w:r>
        <w:rPr>
          <w:rFonts w:ascii="Times New Roman" w:hAnsi="Times New Roman" w:cs="Times New Roman"/>
        </w:rPr>
        <w:t xml:space="preserve">, A., Burke, T., </w:t>
      </w:r>
      <w:proofErr w:type="spellStart"/>
      <w:r>
        <w:rPr>
          <w:rFonts w:ascii="Times New Roman" w:hAnsi="Times New Roman" w:cs="Times New Roman"/>
        </w:rPr>
        <w:t>Flguerola</w:t>
      </w:r>
      <w:proofErr w:type="spellEnd"/>
      <w:r>
        <w:rPr>
          <w:rFonts w:ascii="Times New Roman" w:hAnsi="Times New Roman" w:cs="Times New Roman"/>
        </w:rPr>
        <w:t xml:space="preserve">, J. &amp; </w:t>
      </w:r>
      <w:proofErr w:type="spellStart"/>
      <w:r>
        <w:rPr>
          <w:rFonts w:ascii="Times New Roman" w:hAnsi="Times New Roman" w:cs="Times New Roman"/>
        </w:rPr>
        <w:t>Székely</w:t>
      </w:r>
      <w:proofErr w:type="spellEnd"/>
      <w:r>
        <w:rPr>
          <w:rFonts w:ascii="Times New Roman" w:hAnsi="Times New Roman" w:cs="Times New Roman"/>
        </w:rPr>
        <w:t xml:space="preserve">, T. (2009) Kentish versus snowy plover: phenotypic and genetic analyses of </w:t>
      </w:r>
      <w:r>
        <w:rPr>
          <w:rFonts w:ascii="Times New Roman" w:hAnsi="Times New Roman" w:cs="Times New Roman"/>
          <w:i/>
          <w:iCs/>
        </w:rPr>
        <w:t xml:space="preserve">Charadrius </w:t>
      </w:r>
      <w:proofErr w:type="spellStart"/>
      <w:r>
        <w:rPr>
          <w:rFonts w:ascii="Times New Roman" w:hAnsi="Times New Roman" w:cs="Times New Roman"/>
          <w:i/>
          <w:iCs/>
        </w:rPr>
        <w:t>alexandrinus</w:t>
      </w:r>
      <w:proofErr w:type="spellEnd"/>
      <w:r>
        <w:rPr>
          <w:rFonts w:ascii="Times New Roman" w:hAnsi="Times New Roman" w:cs="Times New Roman"/>
        </w:rPr>
        <w:t xml:space="preserve"> reveal divergence of Eurasian and American subspecies.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126</w:t>
      </w:r>
      <w:r>
        <w:rPr>
          <w:rFonts w:ascii="Times New Roman" w:hAnsi="Times New Roman" w:cs="Times New Roman"/>
        </w:rPr>
        <w:t>, 839–852.</w:t>
      </w:r>
    </w:p>
    <w:p w14:paraId="75766547"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Küpper</w:t>
      </w:r>
      <w:proofErr w:type="spellEnd"/>
      <w:r>
        <w:rPr>
          <w:rFonts w:ascii="Times New Roman" w:hAnsi="Times New Roman" w:cs="Times New Roman"/>
        </w:rPr>
        <w:t xml:space="preserve">, C., Horsburgh, G.J., Dawson, D.A., </w:t>
      </w:r>
      <w:proofErr w:type="spellStart"/>
      <w:r>
        <w:rPr>
          <w:rFonts w:ascii="Times New Roman" w:hAnsi="Times New Roman" w:cs="Times New Roman"/>
        </w:rPr>
        <w:t>ffrench</w:t>
      </w:r>
      <w:proofErr w:type="spellEnd"/>
      <w:r>
        <w:rPr>
          <w:rFonts w:ascii="Times New Roman" w:hAnsi="Times New Roman" w:cs="Times New Roman"/>
        </w:rPr>
        <w:t xml:space="preserve">-Constant, R., </w:t>
      </w:r>
      <w:proofErr w:type="spellStart"/>
      <w:r>
        <w:rPr>
          <w:rFonts w:ascii="Times New Roman" w:hAnsi="Times New Roman" w:cs="Times New Roman"/>
        </w:rPr>
        <w:t>Székely</w:t>
      </w:r>
      <w:proofErr w:type="spellEnd"/>
      <w:r>
        <w:rPr>
          <w:rFonts w:ascii="Times New Roman" w:hAnsi="Times New Roman" w:cs="Times New Roman"/>
        </w:rPr>
        <w:t>, T. &amp; Burke, T. (2007) Characterization of 36 polymorphic microsatellite loci in the Kentish plover (</w:t>
      </w:r>
      <w:r>
        <w:rPr>
          <w:rFonts w:ascii="Times New Roman" w:hAnsi="Times New Roman" w:cs="Times New Roman"/>
          <w:i/>
          <w:iCs/>
        </w:rPr>
        <w:t xml:space="preserve">Charadrius </w:t>
      </w:r>
      <w:proofErr w:type="spellStart"/>
      <w:r>
        <w:rPr>
          <w:rFonts w:ascii="Times New Roman" w:hAnsi="Times New Roman" w:cs="Times New Roman"/>
          <w:i/>
          <w:iCs/>
        </w:rPr>
        <w:t>alexandrinus</w:t>
      </w:r>
      <w:proofErr w:type="spellEnd"/>
      <w:r>
        <w:rPr>
          <w:rFonts w:ascii="Times New Roman" w:hAnsi="Times New Roman" w:cs="Times New Roman"/>
        </w:rPr>
        <w:t xml:space="preserve">) including two sex-linked loci and their amplification in four other Charadrius species. </w:t>
      </w:r>
      <w:r>
        <w:rPr>
          <w:rFonts w:ascii="Times New Roman" w:hAnsi="Times New Roman" w:cs="Times New Roman"/>
          <w:i/>
          <w:iCs/>
        </w:rPr>
        <w:t>Molecular Ecology Notes</w:t>
      </w:r>
      <w:r>
        <w:rPr>
          <w:rFonts w:ascii="Times New Roman" w:hAnsi="Times New Roman" w:cs="Times New Roman"/>
        </w:rPr>
        <w:t xml:space="preserve">, </w:t>
      </w:r>
      <w:r>
        <w:rPr>
          <w:rFonts w:ascii="Times New Roman" w:hAnsi="Times New Roman" w:cs="Times New Roman"/>
          <w:b/>
          <w:bCs/>
        </w:rPr>
        <w:t>7</w:t>
      </w:r>
      <w:r>
        <w:rPr>
          <w:rFonts w:ascii="Times New Roman" w:hAnsi="Times New Roman" w:cs="Times New Roman"/>
        </w:rPr>
        <w:t>, 35–39.</w:t>
      </w:r>
    </w:p>
    <w:p w14:paraId="5A185A64"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Kwon, E., English, W.B., Weiser, E.L., Franks, S.E., Hodkinson, D.J., Lank, D.B., </w:t>
      </w:r>
      <w:r>
        <w:rPr>
          <w:rFonts w:ascii="Times New Roman" w:hAnsi="Times New Roman" w:cs="Times New Roman"/>
          <w:i/>
          <w:iCs/>
        </w:rPr>
        <w:t>et al.</w:t>
      </w:r>
      <w:r>
        <w:rPr>
          <w:rFonts w:ascii="Times New Roman" w:hAnsi="Times New Roman" w:cs="Times New Roman"/>
        </w:rPr>
        <w:t xml:space="preserve"> (2018) Delayed egg-laying and shortened incubation duration of Arctic-breeding shorebirds coincide with climate cooling. </w:t>
      </w:r>
      <w:r>
        <w:rPr>
          <w:rFonts w:ascii="Times New Roman" w:hAnsi="Times New Roman" w:cs="Times New Roman"/>
          <w:i/>
          <w:iCs/>
        </w:rPr>
        <w:t>Ecology and Evolution</w:t>
      </w:r>
      <w:r>
        <w:rPr>
          <w:rFonts w:ascii="Times New Roman" w:hAnsi="Times New Roman" w:cs="Times New Roman"/>
        </w:rPr>
        <w:t xml:space="preserve">, </w:t>
      </w:r>
      <w:r>
        <w:rPr>
          <w:rFonts w:ascii="Times New Roman" w:hAnsi="Times New Roman" w:cs="Times New Roman"/>
          <w:b/>
          <w:bCs/>
        </w:rPr>
        <w:t>8</w:t>
      </w:r>
      <w:r>
        <w:rPr>
          <w:rFonts w:ascii="Times New Roman" w:hAnsi="Times New Roman" w:cs="Times New Roman"/>
        </w:rPr>
        <w:t>, 1339–1351.</w:t>
      </w:r>
    </w:p>
    <w:p w14:paraId="73508312"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Lack, D.L. (1968) </w:t>
      </w:r>
      <w:r>
        <w:rPr>
          <w:rFonts w:ascii="Times New Roman" w:hAnsi="Times New Roman" w:cs="Times New Roman"/>
          <w:i/>
          <w:iCs/>
        </w:rPr>
        <w:t>Ecological adaptations for breeding in birds</w:t>
      </w:r>
      <w:r>
        <w:rPr>
          <w:rFonts w:ascii="Times New Roman" w:hAnsi="Times New Roman" w:cs="Times New Roman"/>
        </w:rPr>
        <w:t>.</w:t>
      </w:r>
    </w:p>
    <w:p w14:paraId="72C13416"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Lemaître</w:t>
      </w:r>
      <w:proofErr w:type="spellEnd"/>
      <w:r>
        <w:rPr>
          <w:rFonts w:ascii="Times New Roman" w:hAnsi="Times New Roman" w:cs="Times New Roman"/>
        </w:rPr>
        <w:t xml:space="preserve">, J.-F., Berger, V., </w:t>
      </w:r>
      <w:proofErr w:type="spellStart"/>
      <w:r>
        <w:rPr>
          <w:rFonts w:ascii="Times New Roman" w:hAnsi="Times New Roman" w:cs="Times New Roman"/>
        </w:rPr>
        <w:t>Bonenfant</w:t>
      </w:r>
      <w:proofErr w:type="spellEnd"/>
      <w:r>
        <w:rPr>
          <w:rFonts w:ascii="Times New Roman" w:hAnsi="Times New Roman" w:cs="Times New Roman"/>
        </w:rPr>
        <w:t xml:space="preserve">, C., </w:t>
      </w:r>
      <w:proofErr w:type="spellStart"/>
      <w:r>
        <w:rPr>
          <w:rFonts w:ascii="Times New Roman" w:hAnsi="Times New Roman" w:cs="Times New Roman"/>
        </w:rPr>
        <w:t>Douhard</w:t>
      </w:r>
      <w:proofErr w:type="spellEnd"/>
      <w:r>
        <w:rPr>
          <w:rFonts w:ascii="Times New Roman" w:hAnsi="Times New Roman" w:cs="Times New Roman"/>
        </w:rPr>
        <w:t xml:space="preserve">, M., </w:t>
      </w:r>
      <w:proofErr w:type="spellStart"/>
      <w:r>
        <w:rPr>
          <w:rFonts w:ascii="Times New Roman" w:hAnsi="Times New Roman" w:cs="Times New Roman"/>
        </w:rPr>
        <w:t>Gamelon</w:t>
      </w:r>
      <w:proofErr w:type="spellEnd"/>
      <w:r>
        <w:rPr>
          <w:rFonts w:ascii="Times New Roman" w:hAnsi="Times New Roman" w:cs="Times New Roman"/>
        </w:rPr>
        <w:t xml:space="preserve">, M., </w:t>
      </w:r>
      <w:proofErr w:type="spellStart"/>
      <w:r>
        <w:rPr>
          <w:rFonts w:ascii="Times New Roman" w:hAnsi="Times New Roman" w:cs="Times New Roman"/>
        </w:rPr>
        <w:t>Plard</w:t>
      </w:r>
      <w:proofErr w:type="spellEnd"/>
      <w:r>
        <w:rPr>
          <w:rFonts w:ascii="Times New Roman" w:hAnsi="Times New Roman" w:cs="Times New Roman"/>
        </w:rPr>
        <w:t xml:space="preserve">, F., </w:t>
      </w:r>
      <w:r>
        <w:rPr>
          <w:rFonts w:ascii="Times New Roman" w:hAnsi="Times New Roman" w:cs="Times New Roman"/>
          <w:i/>
          <w:iCs/>
        </w:rPr>
        <w:t>et al.</w:t>
      </w:r>
      <w:r>
        <w:rPr>
          <w:rFonts w:ascii="Times New Roman" w:hAnsi="Times New Roman" w:cs="Times New Roman"/>
        </w:rPr>
        <w:t xml:space="preserve"> (2015) Early-late life trade-offs and the evolution of ageing in the wild. </w:t>
      </w:r>
      <w:r>
        <w:rPr>
          <w:rFonts w:ascii="Times New Roman" w:hAnsi="Times New Roman" w:cs="Times New Roman"/>
          <w:i/>
          <w:iCs/>
        </w:rPr>
        <w:t>Proceedings of the Royal Society B: Biological Sciences</w:t>
      </w:r>
      <w:r>
        <w:rPr>
          <w:rFonts w:ascii="Times New Roman" w:hAnsi="Times New Roman" w:cs="Times New Roman"/>
        </w:rPr>
        <w:t xml:space="preserve">, </w:t>
      </w:r>
      <w:r>
        <w:rPr>
          <w:rFonts w:ascii="Times New Roman" w:hAnsi="Times New Roman" w:cs="Times New Roman"/>
          <w:b/>
          <w:bCs/>
        </w:rPr>
        <w:t>282</w:t>
      </w:r>
      <w:r>
        <w:rPr>
          <w:rFonts w:ascii="Times New Roman" w:hAnsi="Times New Roman" w:cs="Times New Roman"/>
        </w:rPr>
        <w:t>, 20150209.</w:t>
      </w:r>
    </w:p>
    <w:p w14:paraId="78F81538"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Liker, A., Reynolds, J.D. &amp; </w:t>
      </w:r>
      <w:proofErr w:type="spellStart"/>
      <w:r>
        <w:rPr>
          <w:rFonts w:ascii="Times New Roman" w:hAnsi="Times New Roman" w:cs="Times New Roman"/>
        </w:rPr>
        <w:t>Székely</w:t>
      </w:r>
      <w:proofErr w:type="spellEnd"/>
      <w:r>
        <w:rPr>
          <w:rFonts w:ascii="Times New Roman" w:hAnsi="Times New Roman" w:cs="Times New Roman"/>
        </w:rPr>
        <w:t xml:space="preserve">, T. (2001) The evolution of egg size in socially polyandrous shorebirds. </w:t>
      </w:r>
      <w:r>
        <w:rPr>
          <w:rFonts w:ascii="Times New Roman" w:hAnsi="Times New Roman" w:cs="Times New Roman"/>
          <w:i/>
          <w:iCs/>
        </w:rPr>
        <w:t>Oikos</w:t>
      </w:r>
      <w:r>
        <w:rPr>
          <w:rFonts w:ascii="Times New Roman" w:hAnsi="Times New Roman" w:cs="Times New Roman"/>
        </w:rPr>
        <w:t xml:space="preserve">, </w:t>
      </w:r>
      <w:r>
        <w:rPr>
          <w:rFonts w:ascii="Times New Roman" w:hAnsi="Times New Roman" w:cs="Times New Roman"/>
          <w:b/>
          <w:bCs/>
        </w:rPr>
        <w:t>95</w:t>
      </w:r>
      <w:r>
        <w:rPr>
          <w:rFonts w:ascii="Times New Roman" w:hAnsi="Times New Roman" w:cs="Times New Roman"/>
        </w:rPr>
        <w:t>, 3–14.</w:t>
      </w:r>
    </w:p>
    <w:p w14:paraId="6052EE77"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Medawar, P.B.P. (1952) </w:t>
      </w:r>
      <w:r>
        <w:rPr>
          <w:rFonts w:ascii="Times New Roman" w:hAnsi="Times New Roman" w:cs="Times New Roman"/>
          <w:i/>
          <w:iCs/>
        </w:rPr>
        <w:t>An Unsolved Problem of Biology</w:t>
      </w:r>
      <w:r>
        <w:rPr>
          <w:rFonts w:ascii="Times New Roman" w:hAnsi="Times New Roman" w:cs="Times New Roman"/>
        </w:rPr>
        <w:t>. University College London, London.</w:t>
      </w:r>
    </w:p>
    <w:p w14:paraId="6893457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Moran, A.L. &amp; </w:t>
      </w:r>
      <w:proofErr w:type="spellStart"/>
      <w:r>
        <w:rPr>
          <w:rFonts w:ascii="Times New Roman" w:hAnsi="Times New Roman" w:cs="Times New Roman"/>
        </w:rPr>
        <w:t>Emlet</w:t>
      </w:r>
      <w:proofErr w:type="spellEnd"/>
      <w:r>
        <w:rPr>
          <w:rFonts w:ascii="Times New Roman" w:hAnsi="Times New Roman" w:cs="Times New Roman"/>
        </w:rPr>
        <w:t xml:space="preserve">, R.B. (2001) Offspring size and performance in variable environments: field studies on a marine snail.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82</w:t>
      </w:r>
      <w:r>
        <w:rPr>
          <w:rFonts w:ascii="Times New Roman" w:hAnsi="Times New Roman" w:cs="Times New Roman"/>
        </w:rPr>
        <w:t>, 1597–1612.</w:t>
      </w:r>
    </w:p>
    <w:p w14:paraId="74DBBD57"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Nakagawa, S. &amp; </w:t>
      </w:r>
      <w:proofErr w:type="spellStart"/>
      <w:r>
        <w:rPr>
          <w:rFonts w:ascii="Times New Roman" w:hAnsi="Times New Roman" w:cs="Times New Roman"/>
        </w:rPr>
        <w:t>Schielzeth</w:t>
      </w:r>
      <w:proofErr w:type="spellEnd"/>
      <w:r>
        <w:rPr>
          <w:rFonts w:ascii="Times New Roman" w:hAnsi="Times New Roman" w:cs="Times New Roman"/>
        </w:rPr>
        <w:t xml:space="preserve">, H. (2010) Repeatability for Gaussian and non‐Gaussian data: a practical guide for biologists. </w:t>
      </w:r>
      <w:r>
        <w:rPr>
          <w:rFonts w:ascii="Times New Roman" w:hAnsi="Times New Roman" w:cs="Times New Roman"/>
          <w:i/>
          <w:iCs/>
        </w:rPr>
        <w:t>Biological Reviews</w:t>
      </w:r>
      <w:r>
        <w:rPr>
          <w:rFonts w:ascii="Times New Roman" w:hAnsi="Times New Roman" w:cs="Times New Roman"/>
        </w:rPr>
        <w:t xml:space="preserve">, </w:t>
      </w:r>
      <w:r>
        <w:rPr>
          <w:rFonts w:ascii="Times New Roman" w:hAnsi="Times New Roman" w:cs="Times New Roman"/>
          <w:b/>
          <w:bCs/>
        </w:rPr>
        <w:t>85</w:t>
      </w:r>
      <w:r>
        <w:rPr>
          <w:rFonts w:ascii="Times New Roman" w:hAnsi="Times New Roman" w:cs="Times New Roman"/>
        </w:rPr>
        <w:t>, 935–956.</w:t>
      </w:r>
    </w:p>
    <w:p w14:paraId="2CFBA2C6"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Nosály</w:t>
      </w:r>
      <w:proofErr w:type="spellEnd"/>
      <w:r>
        <w:rPr>
          <w:rFonts w:ascii="Times New Roman" w:hAnsi="Times New Roman" w:cs="Times New Roman"/>
        </w:rPr>
        <w:t xml:space="preserve">, G. &amp; </w:t>
      </w:r>
      <w:proofErr w:type="spellStart"/>
      <w:r>
        <w:rPr>
          <w:rFonts w:ascii="Times New Roman" w:hAnsi="Times New Roman" w:cs="Times New Roman"/>
        </w:rPr>
        <w:t>Székely</w:t>
      </w:r>
      <w:proofErr w:type="spellEnd"/>
      <w:r>
        <w:rPr>
          <w:rFonts w:ascii="Times New Roman" w:hAnsi="Times New Roman" w:cs="Times New Roman"/>
        </w:rPr>
        <w:t>, T. (1993) Clutch and egg-size variation in the Kentish Plover (</w:t>
      </w:r>
      <w:r>
        <w:rPr>
          <w:rFonts w:ascii="Times New Roman" w:hAnsi="Times New Roman" w:cs="Times New Roman"/>
          <w:i/>
          <w:iCs/>
        </w:rPr>
        <w:t xml:space="preserve">Charadrius </w:t>
      </w:r>
      <w:proofErr w:type="spellStart"/>
      <w:r>
        <w:rPr>
          <w:rFonts w:ascii="Times New Roman" w:hAnsi="Times New Roman" w:cs="Times New Roman"/>
          <w:i/>
          <w:iCs/>
        </w:rPr>
        <w:t>alexandrinus</w:t>
      </w:r>
      <w:proofErr w:type="spellEnd"/>
      <w:r>
        <w:rPr>
          <w:rFonts w:ascii="Times New Roman" w:hAnsi="Times New Roman" w:cs="Times New Roman"/>
        </w:rPr>
        <w:t xml:space="preserve">) during the breeding season. </w:t>
      </w:r>
      <w:r>
        <w:rPr>
          <w:rFonts w:ascii="Times New Roman" w:hAnsi="Times New Roman" w:cs="Times New Roman"/>
          <w:i/>
          <w:iCs/>
        </w:rPr>
        <w:t>Aquila</w:t>
      </w:r>
      <w:r>
        <w:rPr>
          <w:rFonts w:ascii="Times New Roman" w:hAnsi="Times New Roman" w:cs="Times New Roman"/>
        </w:rPr>
        <w:t xml:space="preserve">, </w:t>
      </w:r>
      <w:r>
        <w:rPr>
          <w:rFonts w:ascii="Times New Roman" w:hAnsi="Times New Roman" w:cs="Times New Roman"/>
          <w:b/>
          <w:bCs/>
        </w:rPr>
        <w:t>100</w:t>
      </w:r>
      <w:r>
        <w:rPr>
          <w:rFonts w:ascii="Times New Roman" w:hAnsi="Times New Roman" w:cs="Times New Roman"/>
        </w:rPr>
        <w:t>, 161–179.</w:t>
      </w:r>
    </w:p>
    <w:p w14:paraId="4CA05C9F"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lastRenderedPageBreak/>
        <w:t>Nussey</w:t>
      </w:r>
      <w:proofErr w:type="spellEnd"/>
      <w:r>
        <w:rPr>
          <w:rFonts w:ascii="Times New Roman" w:hAnsi="Times New Roman" w:cs="Times New Roman"/>
        </w:rPr>
        <w:t>, D.H., Coulson, T., Festa-</w:t>
      </w:r>
      <w:proofErr w:type="spellStart"/>
      <w:r>
        <w:rPr>
          <w:rFonts w:ascii="Times New Roman" w:hAnsi="Times New Roman" w:cs="Times New Roman"/>
        </w:rPr>
        <w:t>Bianchet</w:t>
      </w:r>
      <w:proofErr w:type="spellEnd"/>
      <w:r>
        <w:rPr>
          <w:rFonts w:ascii="Times New Roman" w:hAnsi="Times New Roman" w:cs="Times New Roman"/>
        </w:rPr>
        <w:t xml:space="preserve">, M. &amp; Gaillard, J.M. (2008) Measuring senescence in wild animal populations: Towards a longitudinal approach. </w:t>
      </w:r>
      <w:r>
        <w:rPr>
          <w:rFonts w:ascii="Times New Roman" w:hAnsi="Times New Roman" w:cs="Times New Roman"/>
          <w:i/>
          <w:iCs/>
        </w:rPr>
        <w:t>Functional Ecology</w:t>
      </w:r>
      <w:r>
        <w:rPr>
          <w:rFonts w:ascii="Times New Roman" w:hAnsi="Times New Roman" w:cs="Times New Roman"/>
        </w:rPr>
        <w:t xml:space="preserve">, </w:t>
      </w:r>
      <w:r>
        <w:rPr>
          <w:rFonts w:ascii="Times New Roman" w:hAnsi="Times New Roman" w:cs="Times New Roman"/>
          <w:b/>
          <w:bCs/>
        </w:rPr>
        <w:t>22</w:t>
      </w:r>
      <w:r>
        <w:rPr>
          <w:rFonts w:ascii="Times New Roman" w:hAnsi="Times New Roman" w:cs="Times New Roman"/>
        </w:rPr>
        <w:t>, 393–406.</w:t>
      </w:r>
    </w:p>
    <w:p w14:paraId="3F0E1FAC"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Oring</w:t>
      </w:r>
      <w:proofErr w:type="spellEnd"/>
      <w:r>
        <w:rPr>
          <w:rFonts w:ascii="Times New Roman" w:hAnsi="Times New Roman" w:cs="Times New Roman"/>
        </w:rPr>
        <w:t xml:space="preserve">, L.W. (1986) Avian Polyandry. In </w:t>
      </w:r>
      <w:r>
        <w:rPr>
          <w:rFonts w:ascii="Times New Roman" w:hAnsi="Times New Roman" w:cs="Times New Roman"/>
          <w:i/>
          <w:iCs/>
        </w:rPr>
        <w:t>Current Ornithology, vol 3</w:t>
      </w:r>
      <w:r>
        <w:rPr>
          <w:rFonts w:ascii="Times New Roman" w:hAnsi="Times New Roman" w:cs="Times New Roman"/>
        </w:rPr>
        <w:t>, Current Ornithology, vol 3 (ed. by Johnston, R.F.). pp. 309–351.</w:t>
      </w:r>
    </w:p>
    <w:p w14:paraId="1BE1D02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Page, G.W., </w:t>
      </w:r>
      <w:proofErr w:type="spellStart"/>
      <w:r>
        <w:rPr>
          <w:rFonts w:ascii="Times New Roman" w:hAnsi="Times New Roman" w:cs="Times New Roman"/>
        </w:rPr>
        <w:t>Stenzel</w:t>
      </w:r>
      <w:proofErr w:type="spellEnd"/>
      <w:r>
        <w:rPr>
          <w:rFonts w:ascii="Times New Roman" w:hAnsi="Times New Roman" w:cs="Times New Roman"/>
        </w:rPr>
        <w:t xml:space="preserve">, L.E., WARRINER, J.S., WARRINER, J.C. &amp; Paton, P.W. (2009) Snowy Plover (Charadrius nivosus). </w:t>
      </w:r>
      <w:r>
        <w:rPr>
          <w:rFonts w:ascii="Times New Roman" w:hAnsi="Times New Roman" w:cs="Times New Roman"/>
          <w:i/>
          <w:iCs/>
        </w:rPr>
        <w:t>The Birds of North America Online</w:t>
      </w:r>
      <w:r>
        <w:rPr>
          <w:rFonts w:ascii="Times New Roman" w:hAnsi="Times New Roman" w:cs="Times New Roman"/>
        </w:rPr>
        <w:t>, 71935–72002.</w:t>
      </w:r>
    </w:p>
    <w:p w14:paraId="40FAD9EF"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Parker, G.A. (1982) Why are there so many tiny sperm? Sperm competition and the maintenance of two sexes. </w:t>
      </w:r>
      <w:r>
        <w:rPr>
          <w:rFonts w:ascii="Times New Roman" w:hAnsi="Times New Roman" w:cs="Times New Roman"/>
          <w:i/>
          <w:iCs/>
        </w:rPr>
        <w:t>Journal of Theoretical Biology</w:t>
      </w:r>
      <w:r>
        <w:rPr>
          <w:rFonts w:ascii="Times New Roman" w:hAnsi="Times New Roman" w:cs="Times New Roman"/>
        </w:rPr>
        <w:t xml:space="preserve">, </w:t>
      </w:r>
      <w:r>
        <w:rPr>
          <w:rFonts w:ascii="Times New Roman" w:hAnsi="Times New Roman" w:cs="Times New Roman"/>
          <w:b/>
          <w:bCs/>
        </w:rPr>
        <w:t>96</w:t>
      </w:r>
      <w:r>
        <w:rPr>
          <w:rFonts w:ascii="Times New Roman" w:hAnsi="Times New Roman" w:cs="Times New Roman"/>
        </w:rPr>
        <w:t>, 281–294.</w:t>
      </w:r>
    </w:p>
    <w:p w14:paraId="72876C07"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Pinder, J.E., Wiener, J.G. &amp; Smith, M.H. (1978) The Weibull Distribution: A New Method of Summarizing Survivorship Data.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59</w:t>
      </w:r>
      <w:r>
        <w:rPr>
          <w:rFonts w:ascii="Times New Roman" w:hAnsi="Times New Roman" w:cs="Times New Roman"/>
        </w:rPr>
        <w:t>, 175–179.</w:t>
      </w:r>
    </w:p>
    <w:p w14:paraId="5048505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Plaschke</w:t>
      </w:r>
      <w:proofErr w:type="spellEnd"/>
      <w:r>
        <w:rPr>
          <w:rFonts w:ascii="Times New Roman" w:hAnsi="Times New Roman" w:cs="Times New Roman"/>
        </w:rPr>
        <w:t xml:space="preserve">, S., Bulla, M., Cruz-López, M., Gómez del </w:t>
      </w:r>
      <w:proofErr w:type="spellStart"/>
      <w:r>
        <w:rPr>
          <w:rFonts w:ascii="Times New Roman" w:hAnsi="Times New Roman" w:cs="Times New Roman"/>
        </w:rPr>
        <w:t>Ángel</w:t>
      </w:r>
      <w:proofErr w:type="spellEnd"/>
      <w:r>
        <w:rPr>
          <w:rFonts w:ascii="Times New Roman" w:hAnsi="Times New Roman" w:cs="Times New Roman"/>
        </w:rPr>
        <w:t xml:space="preserve">, S. &amp; </w:t>
      </w:r>
      <w:proofErr w:type="spellStart"/>
      <w:r>
        <w:rPr>
          <w:rFonts w:ascii="Times New Roman" w:hAnsi="Times New Roman" w:cs="Times New Roman"/>
        </w:rPr>
        <w:t>Küpper</w:t>
      </w:r>
      <w:proofErr w:type="spellEnd"/>
      <w:r>
        <w:rPr>
          <w:rFonts w:ascii="Times New Roman" w:hAnsi="Times New Roman" w:cs="Times New Roman"/>
        </w:rPr>
        <w:t xml:space="preserve">, C. (2019) Nest initiation and flooding in response to season and semi-lunar spring tides in a ground-nesting shorebird. </w:t>
      </w:r>
      <w:r>
        <w:rPr>
          <w:rFonts w:ascii="Times New Roman" w:hAnsi="Times New Roman" w:cs="Times New Roman"/>
          <w:i/>
          <w:iCs/>
        </w:rPr>
        <w:t>Frontiers in Zoology</w:t>
      </w:r>
      <w:r>
        <w:rPr>
          <w:rFonts w:ascii="Times New Roman" w:hAnsi="Times New Roman" w:cs="Times New Roman"/>
        </w:rPr>
        <w:t xml:space="preserve">, </w:t>
      </w:r>
      <w:r>
        <w:rPr>
          <w:rFonts w:ascii="Times New Roman" w:hAnsi="Times New Roman" w:cs="Times New Roman"/>
          <w:b/>
          <w:bCs/>
        </w:rPr>
        <w:t>16</w:t>
      </w:r>
      <w:r>
        <w:rPr>
          <w:rFonts w:ascii="Times New Roman" w:hAnsi="Times New Roman" w:cs="Times New Roman"/>
        </w:rPr>
        <w:t>, 15–11.</w:t>
      </w:r>
    </w:p>
    <w:p w14:paraId="013DEC0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Pletcher, S. (1999) Model fitting and hypothesis testing for age-specific mortality data. </w:t>
      </w:r>
      <w:r>
        <w:rPr>
          <w:rFonts w:ascii="Times New Roman" w:hAnsi="Times New Roman" w:cs="Times New Roman"/>
          <w:i/>
          <w:iCs/>
        </w:rPr>
        <w:t>Journal of Evolutionary Biology</w:t>
      </w:r>
      <w:r>
        <w:rPr>
          <w:rFonts w:ascii="Times New Roman" w:hAnsi="Times New Roman" w:cs="Times New Roman"/>
        </w:rPr>
        <w:t xml:space="preserve">, </w:t>
      </w:r>
      <w:r>
        <w:rPr>
          <w:rFonts w:ascii="Times New Roman" w:hAnsi="Times New Roman" w:cs="Times New Roman"/>
          <w:b/>
          <w:bCs/>
        </w:rPr>
        <w:t>12</w:t>
      </w:r>
      <w:r>
        <w:rPr>
          <w:rFonts w:ascii="Times New Roman" w:hAnsi="Times New Roman" w:cs="Times New Roman"/>
        </w:rPr>
        <w:t>, 430–439.</w:t>
      </w:r>
    </w:p>
    <w:p w14:paraId="3F9374CC"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Potti</w:t>
      </w:r>
      <w:proofErr w:type="spellEnd"/>
      <w:r>
        <w:rPr>
          <w:rFonts w:ascii="Times New Roman" w:hAnsi="Times New Roman" w:cs="Times New Roman"/>
        </w:rPr>
        <w:t xml:space="preserve">, J. (1993) Environmental, ontogenetic, and genetic variation in egg size of Pied Flycatchers. </w:t>
      </w:r>
      <w:r>
        <w:rPr>
          <w:rFonts w:ascii="Times New Roman" w:hAnsi="Times New Roman" w:cs="Times New Roman"/>
          <w:i/>
          <w:iCs/>
        </w:rPr>
        <w:t xml:space="preserve">Canadian Journal of Zoology-revue Canadienne De </w:t>
      </w:r>
      <w:proofErr w:type="spellStart"/>
      <w:r>
        <w:rPr>
          <w:rFonts w:ascii="Times New Roman" w:hAnsi="Times New Roman" w:cs="Times New Roman"/>
          <w:i/>
          <w:iCs/>
        </w:rPr>
        <w:t>Zoologie</w:t>
      </w:r>
      <w:proofErr w:type="spellEnd"/>
      <w:r>
        <w:rPr>
          <w:rFonts w:ascii="Times New Roman" w:hAnsi="Times New Roman" w:cs="Times New Roman"/>
          <w:i/>
          <w:iCs/>
        </w:rPr>
        <w:t xml:space="preserve"> - CAN J ZOOL</w:t>
      </w:r>
      <w:r>
        <w:rPr>
          <w:rFonts w:ascii="Times New Roman" w:hAnsi="Times New Roman" w:cs="Times New Roman"/>
        </w:rPr>
        <w:t xml:space="preserve">, </w:t>
      </w:r>
      <w:r>
        <w:rPr>
          <w:rFonts w:ascii="Times New Roman" w:hAnsi="Times New Roman" w:cs="Times New Roman"/>
          <w:b/>
          <w:bCs/>
        </w:rPr>
        <w:t>71</w:t>
      </w:r>
      <w:r>
        <w:rPr>
          <w:rFonts w:ascii="Times New Roman" w:hAnsi="Times New Roman" w:cs="Times New Roman"/>
        </w:rPr>
        <w:t>, 1534–1542.</w:t>
      </w:r>
    </w:p>
    <w:p w14:paraId="16F483D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Rahn</w:t>
      </w:r>
      <w:proofErr w:type="spellEnd"/>
      <w:r>
        <w:rPr>
          <w:rFonts w:ascii="Times New Roman" w:hAnsi="Times New Roman" w:cs="Times New Roman"/>
        </w:rPr>
        <w:t xml:space="preserve">, H., </w:t>
      </w:r>
      <w:proofErr w:type="spellStart"/>
      <w:r>
        <w:rPr>
          <w:rFonts w:ascii="Times New Roman" w:hAnsi="Times New Roman" w:cs="Times New Roman"/>
        </w:rPr>
        <w:t>Paganelli</w:t>
      </w:r>
      <w:proofErr w:type="spellEnd"/>
      <w:r>
        <w:rPr>
          <w:rFonts w:ascii="Times New Roman" w:hAnsi="Times New Roman" w:cs="Times New Roman"/>
        </w:rPr>
        <w:t xml:space="preserve">, V.C. &amp; </w:t>
      </w:r>
      <w:proofErr w:type="spellStart"/>
      <w:r>
        <w:rPr>
          <w:rFonts w:ascii="Times New Roman" w:hAnsi="Times New Roman" w:cs="Times New Roman"/>
        </w:rPr>
        <w:t>Ar</w:t>
      </w:r>
      <w:proofErr w:type="spellEnd"/>
      <w:r>
        <w:rPr>
          <w:rFonts w:ascii="Times New Roman" w:hAnsi="Times New Roman" w:cs="Times New Roman"/>
        </w:rPr>
        <w:t xml:space="preserve">, A. (1975) Relation of Avian Egg Weight to Body Weight. </w:t>
      </w:r>
      <w:r>
        <w:rPr>
          <w:rFonts w:ascii="Times New Roman" w:hAnsi="Times New Roman" w:cs="Times New Roman"/>
          <w:i/>
          <w:iCs/>
        </w:rPr>
        <w:t>The Auk</w:t>
      </w:r>
      <w:r>
        <w:rPr>
          <w:rFonts w:ascii="Times New Roman" w:hAnsi="Times New Roman" w:cs="Times New Roman"/>
        </w:rPr>
        <w:t xml:space="preserve">, </w:t>
      </w:r>
      <w:r>
        <w:rPr>
          <w:rFonts w:ascii="Times New Roman" w:hAnsi="Times New Roman" w:cs="Times New Roman"/>
          <w:b/>
          <w:bCs/>
        </w:rPr>
        <w:t>92</w:t>
      </w:r>
      <w:r>
        <w:rPr>
          <w:rFonts w:ascii="Times New Roman" w:hAnsi="Times New Roman" w:cs="Times New Roman"/>
        </w:rPr>
        <w:t>, 750–765.</w:t>
      </w:r>
    </w:p>
    <w:p w14:paraId="3D718F5D"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Reid, V.W. (1988) Age-Specific Patterns of Reproduction in the Glaucous-Winged Gull: Increased Effort with Age.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69</w:t>
      </w:r>
      <w:r>
        <w:rPr>
          <w:rFonts w:ascii="Times New Roman" w:hAnsi="Times New Roman" w:cs="Times New Roman"/>
        </w:rPr>
        <w:t>, 1454–1465.</w:t>
      </w:r>
    </w:p>
    <w:p w14:paraId="4895C398"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Remedios, dos, N., Lee, P.L., </w:t>
      </w:r>
      <w:proofErr w:type="spellStart"/>
      <w:r>
        <w:rPr>
          <w:rFonts w:ascii="Times New Roman" w:hAnsi="Times New Roman" w:cs="Times New Roman"/>
        </w:rPr>
        <w:t>Székely</w:t>
      </w:r>
      <w:proofErr w:type="spellEnd"/>
      <w:r>
        <w:rPr>
          <w:rFonts w:ascii="Times New Roman" w:hAnsi="Times New Roman" w:cs="Times New Roman"/>
        </w:rPr>
        <w:t xml:space="preserve">, T., Dawson, D.A. &amp; </w:t>
      </w:r>
      <w:proofErr w:type="spellStart"/>
      <w:r>
        <w:rPr>
          <w:rFonts w:ascii="Times New Roman" w:hAnsi="Times New Roman" w:cs="Times New Roman"/>
        </w:rPr>
        <w:t>Küpper</w:t>
      </w:r>
      <w:proofErr w:type="spellEnd"/>
      <w:r>
        <w:rPr>
          <w:rFonts w:ascii="Times New Roman" w:hAnsi="Times New Roman" w:cs="Times New Roman"/>
        </w:rPr>
        <w:t xml:space="preserve">, C. (2010) Molecular sex-typing in shorebirds: a review of an essential method for research in evolution, ecology and conservation. </w:t>
      </w:r>
      <w:r>
        <w:rPr>
          <w:rFonts w:ascii="Times New Roman" w:hAnsi="Times New Roman" w:cs="Times New Roman"/>
          <w:i/>
          <w:iCs/>
        </w:rPr>
        <w:t>Wader Study Group Bulletin</w:t>
      </w:r>
      <w:r>
        <w:rPr>
          <w:rFonts w:ascii="Times New Roman" w:hAnsi="Times New Roman" w:cs="Times New Roman"/>
        </w:rPr>
        <w:t xml:space="preserve">, </w:t>
      </w:r>
      <w:r>
        <w:rPr>
          <w:rFonts w:ascii="Times New Roman" w:hAnsi="Times New Roman" w:cs="Times New Roman"/>
          <w:b/>
          <w:bCs/>
        </w:rPr>
        <w:t>117</w:t>
      </w:r>
      <w:r>
        <w:rPr>
          <w:rFonts w:ascii="Times New Roman" w:hAnsi="Times New Roman" w:cs="Times New Roman"/>
        </w:rPr>
        <w:t>, 109–118.</w:t>
      </w:r>
    </w:p>
    <w:p w14:paraId="347D6BC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Robertson, G.J., Cooch, E.G., Lank, D.B., Rockwell, R.F. &amp; Cooke, F. (1994) Female Age and Egg Size in the Lesser Snow Goose. </w:t>
      </w:r>
      <w:r>
        <w:rPr>
          <w:rFonts w:ascii="Times New Roman" w:hAnsi="Times New Roman" w:cs="Times New Roman"/>
          <w:i/>
          <w:iCs/>
        </w:rPr>
        <w:t>Journal of Avian Biology</w:t>
      </w:r>
      <w:r>
        <w:rPr>
          <w:rFonts w:ascii="Times New Roman" w:hAnsi="Times New Roman" w:cs="Times New Roman"/>
        </w:rPr>
        <w:t xml:space="preserve">, </w:t>
      </w:r>
      <w:r>
        <w:rPr>
          <w:rFonts w:ascii="Times New Roman" w:hAnsi="Times New Roman" w:cs="Times New Roman"/>
          <w:b/>
          <w:bCs/>
        </w:rPr>
        <w:t>25</w:t>
      </w:r>
      <w:r>
        <w:rPr>
          <w:rFonts w:ascii="Times New Roman" w:hAnsi="Times New Roman" w:cs="Times New Roman"/>
        </w:rPr>
        <w:t>, 149.</w:t>
      </w:r>
    </w:p>
    <w:p w14:paraId="4A9C3E5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Salguero-Gómez, R., Jones, O.R., </w:t>
      </w:r>
      <w:proofErr w:type="spellStart"/>
      <w:r>
        <w:rPr>
          <w:rFonts w:ascii="Times New Roman" w:hAnsi="Times New Roman" w:cs="Times New Roman"/>
        </w:rPr>
        <w:t>Jongejans</w:t>
      </w:r>
      <w:proofErr w:type="spellEnd"/>
      <w:r>
        <w:rPr>
          <w:rFonts w:ascii="Times New Roman" w:hAnsi="Times New Roman" w:cs="Times New Roman"/>
        </w:rPr>
        <w:t xml:space="preserve">, E., Blomberg, S.P., Hodgson, D.J., </w:t>
      </w:r>
      <w:proofErr w:type="spellStart"/>
      <w:r>
        <w:rPr>
          <w:rFonts w:ascii="Times New Roman" w:hAnsi="Times New Roman" w:cs="Times New Roman"/>
        </w:rPr>
        <w:t>Mbeau</w:t>
      </w:r>
      <w:proofErr w:type="spellEnd"/>
      <w:r>
        <w:rPr>
          <w:rFonts w:ascii="Times New Roman" w:hAnsi="Times New Roman" w:cs="Times New Roman"/>
        </w:rPr>
        <w:t xml:space="preserve">-Ache, C., </w:t>
      </w:r>
      <w:r>
        <w:rPr>
          <w:rFonts w:ascii="Times New Roman" w:hAnsi="Times New Roman" w:cs="Times New Roman"/>
          <w:i/>
          <w:iCs/>
        </w:rPr>
        <w:t>et al.</w:t>
      </w:r>
      <w:r>
        <w:rPr>
          <w:rFonts w:ascii="Times New Roman" w:hAnsi="Times New Roman" w:cs="Times New Roman"/>
        </w:rPr>
        <w:t xml:space="preserve"> (2016) Fast-slow continuum and reproductive </w:t>
      </w:r>
      <w:proofErr w:type="gramStart"/>
      <w:r>
        <w:rPr>
          <w:rFonts w:ascii="Times New Roman" w:hAnsi="Times New Roman" w:cs="Times New Roman"/>
        </w:rPr>
        <w:t>strategies</w:t>
      </w:r>
      <w:proofErr w:type="gramEnd"/>
      <w:r>
        <w:rPr>
          <w:rFonts w:ascii="Times New Roman" w:hAnsi="Times New Roman" w:cs="Times New Roman"/>
        </w:rPr>
        <w:t xml:space="preserve"> structure plant life-history variation worldwide. </w:t>
      </w:r>
      <w:r>
        <w:rPr>
          <w:rFonts w:ascii="Times New Roman" w:hAnsi="Times New Roman" w:cs="Times New Roman"/>
          <w:i/>
          <w:iCs/>
        </w:rPr>
        <w:t>Proceedings of the National Academy of Sciences of the United States of America</w:t>
      </w:r>
      <w:r>
        <w:rPr>
          <w:rFonts w:ascii="Times New Roman" w:hAnsi="Times New Roman" w:cs="Times New Roman"/>
        </w:rPr>
        <w:t xml:space="preserve">, </w:t>
      </w:r>
      <w:r>
        <w:rPr>
          <w:rFonts w:ascii="Times New Roman" w:hAnsi="Times New Roman" w:cs="Times New Roman"/>
          <w:b/>
          <w:bCs/>
        </w:rPr>
        <w:t>113</w:t>
      </w:r>
      <w:r>
        <w:rPr>
          <w:rFonts w:ascii="Times New Roman" w:hAnsi="Times New Roman" w:cs="Times New Roman"/>
        </w:rPr>
        <w:t>, 230–235.</w:t>
      </w:r>
    </w:p>
    <w:p w14:paraId="67100D9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Sandercock</w:t>
      </w:r>
      <w:proofErr w:type="spellEnd"/>
      <w:r>
        <w:rPr>
          <w:rFonts w:ascii="Times New Roman" w:hAnsi="Times New Roman" w:cs="Times New Roman"/>
        </w:rPr>
        <w:t xml:space="preserve">, B.K., Lank, D.B. &amp; Cooke, F. (1999) Seasonal Declines in the Fecundity of Arctic-Breeding Sandpipers: Different Tactics in Two Species with an Invariant Clutch Size. </w:t>
      </w:r>
      <w:r>
        <w:rPr>
          <w:rFonts w:ascii="Times New Roman" w:hAnsi="Times New Roman" w:cs="Times New Roman"/>
          <w:i/>
          <w:iCs/>
        </w:rPr>
        <w:t>Journal of Avian Biology</w:t>
      </w:r>
      <w:r>
        <w:rPr>
          <w:rFonts w:ascii="Times New Roman" w:hAnsi="Times New Roman" w:cs="Times New Roman"/>
        </w:rPr>
        <w:t xml:space="preserve">, </w:t>
      </w:r>
      <w:r>
        <w:rPr>
          <w:rFonts w:ascii="Times New Roman" w:hAnsi="Times New Roman" w:cs="Times New Roman"/>
          <w:b/>
          <w:bCs/>
        </w:rPr>
        <w:t>30</w:t>
      </w:r>
      <w:r>
        <w:rPr>
          <w:rFonts w:ascii="Times New Roman" w:hAnsi="Times New Roman" w:cs="Times New Roman"/>
        </w:rPr>
        <w:t>, 460.</w:t>
      </w:r>
    </w:p>
    <w:p w14:paraId="6DE5EAA3"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Schamel</w:t>
      </w:r>
      <w:proofErr w:type="spellEnd"/>
      <w:r>
        <w:rPr>
          <w:rFonts w:ascii="Times New Roman" w:hAnsi="Times New Roman" w:cs="Times New Roman"/>
        </w:rPr>
        <w:t xml:space="preserve">, D., Tracy, D.M. &amp; Lank, D.B. (2004) Male mate choice, male availability and egg production as limitations on polyandry in the red-necked phalarope. </w:t>
      </w:r>
      <w:r>
        <w:rPr>
          <w:rFonts w:ascii="Times New Roman" w:hAnsi="Times New Roman" w:cs="Times New Roman"/>
          <w:i/>
          <w:iCs/>
        </w:rPr>
        <w:t xml:space="preserve">Animal </w:t>
      </w:r>
      <w:proofErr w:type="spellStart"/>
      <w:r>
        <w:rPr>
          <w:rFonts w:ascii="Times New Roman" w:hAnsi="Times New Roman" w:cs="Times New Roman"/>
          <w:i/>
          <w:iCs/>
        </w:rPr>
        <w:t>Behaviour</w:t>
      </w:r>
      <w:proofErr w:type="spellEnd"/>
      <w:r>
        <w:rPr>
          <w:rFonts w:ascii="Times New Roman" w:hAnsi="Times New Roman" w:cs="Times New Roman"/>
        </w:rPr>
        <w:t xml:space="preserve">, </w:t>
      </w:r>
      <w:r>
        <w:rPr>
          <w:rFonts w:ascii="Times New Roman" w:hAnsi="Times New Roman" w:cs="Times New Roman"/>
          <w:b/>
          <w:bCs/>
        </w:rPr>
        <w:t>67</w:t>
      </w:r>
      <w:r>
        <w:rPr>
          <w:rFonts w:ascii="Times New Roman" w:hAnsi="Times New Roman" w:cs="Times New Roman"/>
        </w:rPr>
        <w:t>, 847–853.</w:t>
      </w:r>
    </w:p>
    <w:p w14:paraId="2867636E"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lastRenderedPageBreak/>
        <w:t>Schielzeth</w:t>
      </w:r>
      <w:proofErr w:type="spellEnd"/>
      <w:r>
        <w:rPr>
          <w:rFonts w:ascii="Times New Roman" w:hAnsi="Times New Roman" w:cs="Times New Roman"/>
        </w:rPr>
        <w:t xml:space="preserve">, H. &amp; </w:t>
      </w:r>
      <w:proofErr w:type="spellStart"/>
      <w:r>
        <w:rPr>
          <w:rFonts w:ascii="Times New Roman" w:hAnsi="Times New Roman" w:cs="Times New Roman"/>
        </w:rPr>
        <w:t>Forstmeier</w:t>
      </w:r>
      <w:proofErr w:type="spellEnd"/>
      <w:r>
        <w:rPr>
          <w:rFonts w:ascii="Times New Roman" w:hAnsi="Times New Roman" w:cs="Times New Roman"/>
        </w:rPr>
        <w:t xml:space="preserve">, W. (2009) Conclusions beyond support: overconfident estimates in mixed models. </w:t>
      </w:r>
      <w:r>
        <w:rPr>
          <w:rFonts w:ascii="Times New Roman" w:hAnsi="Times New Roman" w:cs="Times New Roman"/>
          <w:i/>
          <w:iCs/>
        </w:rPr>
        <w:t>Behavioral Ecology</w:t>
      </w:r>
      <w:r>
        <w:rPr>
          <w:rFonts w:ascii="Times New Roman" w:hAnsi="Times New Roman" w:cs="Times New Roman"/>
        </w:rPr>
        <w:t xml:space="preserve">, </w:t>
      </w:r>
      <w:r>
        <w:rPr>
          <w:rFonts w:ascii="Times New Roman" w:hAnsi="Times New Roman" w:cs="Times New Roman"/>
          <w:b/>
          <w:bCs/>
        </w:rPr>
        <w:t>20</w:t>
      </w:r>
      <w:r>
        <w:rPr>
          <w:rFonts w:ascii="Times New Roman" w:hAnsi="Times New Roman" w:cs="Times New Roman"/>
        </w:rPr>
        <w:t>, 416–420.</w:t>
      </w:r>
    </w:p>
    <w:p w14:paraId="215E425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Schroeder, J., Burke, T., </w:t>
      </w:r>
      <w:proofErr w:type="spellStart"/>
      <w:r>
        <w:rPr>
          <w:rFonts w:ascii="Times New Roman" w:hAnsi="Times New Roman" w:cs="Times New Roman"/>
        </w:rPr>
        <w:t>Mannarelli</w:t>
      </w:r>
      <w:proofErr w:type="spellEnd"/>
      <w:r>
        <w:rPr>
          <w:rFonts w:ascii="Times New Roman" w:hAnsi="Times New Roman" w:cs="Times New Roman"/>
        </w:rPr>
        <w:t xml:space="preserve">, M.E., Dawson, D.A. &amp; Nakagawa, S. (2012) Maternal effects and heritability of annual productivity. </w:t>
      </w:r>
      <w:r>
        <w:rPr>
          <w:rFonts w:ascii="Times New Roman" w:hAnsi="Times New Roman" w:cs="Times New Roman"/>
          <w:i/>
          <w:iCs/>
        </w:rPr>
        <w:t>Journal of Evolutionary Biology</w:t>
      </w:r>
      <w:r>
        <w:rPr>
          <w:rFonts w:ascii="Times New Roman" w:hAnsi="Times New Roman" w:cs="Times New Roman"/>
        </w:rPr>
        <w:t xml:space="preserve">, </w:t>
      </w:r>
      <w:r>
        <w:rPr>
          <w:rFonts w:ascii="Times New Roman" w:hAnsi="Times New Roman" w:cs="Times New Roman"/>
          <w:b/>
          <w:bCs/>
        </w:rPr>
        <w:t>25</w:t>
      </w:r>
      <w:r>
        <w:rPr>
          <w:rFonts w:ascii="Times New Roman" w:hAnsi="Times New Roman" w:cs="Times New Roman"/>
        </w:rPr>
        <w:t>, 149–156.</w:t>
      </w:r>
    </w:p>
    <w:p w14:paraId="3822B84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Siler, W. (1979) A Competing‐Risk Model for Animal Mortality. </w:t>
      </w:r>
      <w:r>
        <w:rPr>
          <w:rFonts w:ascii="Times New Roman" w:hAnsi="Times New Roman" w:cs="Times New Roman"/>
          <w:i/>
          <w:iCs/>
        </w:rPr>
        <w:t>Ecology</w:t>
      </w:r>
      <w:r>
        <w:rPr>
          <w:rFonts w:ascii="Times New Roman" w:hAnsi="Times New Roman" w:cs="Times New Roman"/>
        </w:rPr>
        <w:t xml:space="preserve">, </w:t>
      </w:r>
      <w:r>
        <w:rPr>
          <w:rFonts w:ascii="Times New Roman" w:hAnsi="Times New Roman" w:cs="Times New Roman"/>
          <w:b/>
          <w:bCs/>
        </w:rPr>
        <w:t>60</w:t>
      </w:r>
      <w:r>
        <w:rPr>
          <w:rFonts w:ascii="Times New Roman" w:hAnsi="Times New Roman" w:cs="Times New Roman"/>
        </w:rPr>
        <w:t>, 750–757.</w:t>
      </w:r>
    </w:p>
    <w:p w14:paraId="27034A24"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Skrade</w:t>
      </w:r>
      <w:proofErr w:type="spellEnd"/>
      <w:r>
        <w:rPr>
          <w:rFonts w:ascii="Times New Roman" w:hAnsi="Times New Roman" w:cs="Times New Roman"/>
        </w:rPr>
        <w:t xml:space="preserve">, P. &amp; Dinsmore, S.J. (2013) Egg-size investment in a bird with uniparental incubation by both sexes. </w:t>
      </w:r>
      <w:r>
        <w:rPr>
          <w:rFonts w:ascii="Times New Roman" w:hAnsi="Times New Roman" w:cs="Times New Roman"/>
          <w:i/>
          <w:iCs/>
        </w:rPr>
        <w:t>The Condor</w:t>
      </w:r>
      <w:r>
        <w:rPr>
          <w:rFonts w:ascii="Times New Roman" w:hAnsi="Times New Roman" w:cs="Times New Roman"/>
        </w:rPr>
        <w:t xml:space="preserve">, </w:t>
      </w:r>
      <w:r>
        <w:rPr>
          <w:rFonts w:ascii="Times New Roman" w:hAnsi="Times New Roman" w:cs="Times New Roman"/>
          <w:b/>
          <w:bCs/>
        </w:rPr>
        <w:t>115</w:t>
      </w:r>
      <w:r>
        <w:rPr>
          <w:rFonts w:ascii="Times New Roman" w:hAnsi="Times New Roman" w:cs="Times New Roman"/>
        </w:rPr>
        <w:t>, 508–514.</w:t>
      </w:r>
    </w:p>
    <w:p w14:paraId="44400738"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Slotow</w:t>
      </w:r>
      <w:proofErr w:type="spellEnd"/>
      <w:r>
        <w:rPr>
          <w:rFonts w:ascii="Times New Roman" w:hAnsi="Times New Roman" w:cs="Times New Roman"/>
        </w:rPr>
        <w:t xml:space="preserve">, R. (1996) Black coucal </w:t>
      </w:r>
      <w:proofErr w:type="spellStart"/>
      <w:r>
        <w:rPr>
          <w:rFonts w:ascii="Times New Roman" w:hAnsi="Times New Roman" w:cs="Times New Roman"/>
        </w:rPr>
        <w:t>Centropus</w:t>
      </w:r>
      <w:proofErr w:type="spellEnd"/>
      <w:r>
        <w:rPr>
          <w:rFonts w:ascii="Times New Roman" w:hAnsi="Times New Roman" w:cs="Times New Roman"/>
        </w:rPr>
        <w:t xml:space="preserve"> </w:t>
      </w:r>
      <w:proofErr w:type="spellStart"/>
      <w:r>
        <w:rPr>
          <w:rFonts w:ascii="Times New Roman" w:hAnsi="Times New Roman" w:cs="Times New Roman"/>
        </w:rPr>
        <w:t>grillii</w:t>
      </w:r>
      <w:proofErr w:type="spellEnd"/>
      <w:r>
        <w:rPr>
          <w:rFonts w:ascii="Times New Roman" w:hAnsi="Times New Roman" w:cs="Times New Roman"/>
        </w:rPr>
        <w:t xml:space="preserve"> egg volume predicts their polyandrous mating system. </w:t>
      </w:r>
      <w:r>
        <w:rPr>
          <w:rFonts w:ascii="Times New Roman" w:hAnsi="Times New Roman" w:cs="Times New Roman"/>
          <w:i/>
          <w:iCs/>
        </w:rPr>
        <w:t>Journal of Avian Biology</w:t>
      </w:r>
      <w:r>
        <w:rPr>
          <w:rFonts w:ascii="Times New Roman" w:hAnsi="Times New Roman" w:cs="Times New Roman"/>
        </w:rPr>
        <w:t>, 171–173.</w:t>
      </w:r>
    </w:p>
    <w:p w14:paraId="6761B566"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Snijders</w:t>
      </w:r>
      <w:proofErr w:type="spellEnd"/>
      <w:r>
        <w:rPr>
          <w:rFonts w:ascii="Times New Roman" w:hAnsi="Times New Roman" w:cs="Times New Roman"/>
        </w:rPr>
        <w:t xml:space="preserve">, T. &amp; Bosker, R.J. (2011) </w:t>
      </w:r>
      <w:r>
        <w:rPr>
          <w:rFonts w:ascii="Times New Roman" w:hAnsi="Times New Roman" w:cs="Times New Roman"/>
          <w:i/>
          <w:iCs/>
        </w:rPr>
        <w:t>Multilevel analysis: An introduction to basic and advanced multilevel modeling</w:t>
      </w:r>
      <w:r>
        <w:rPr>
          <w:rFonts w:ascii="Times New Roman" w:hAnsi="Times New Roman" w:cs="Times New Roman"/>
        </w:rPr>
        <w:t xml:space="preserve">. 2nd </w:t>
      </w:r>
      <w:proofErr w:type="spellStart"/>
      <w:r>
        <w:rPr>
          <w:rFonts w:ascii="Times New Roman" w:hAnsi="Times New Roman" w:cs="Times New Roman"/>
        </w:rPr>
        <w:t>edn</w:t>
      </w:r>
      <w:proofErr w:type="spellEnd"/>
      <w:r>
        <w:rPr>
          <w:rFonts w:ascii="Times New Roman" w:hAnsi="Times New Roman" w:cs="Times New Roman"/>
        </w:rPr>
        <w:t>. Sage.</w:t>
      </w:r>
    </w:p>
    <w:p w14:paraId="2A7903E4"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Spiegelhalter</w:t>
      </w:r>
      <w:proofErr w:type="spellEnd"/>
      <w:r>
        <w:rPr>
          <w:rFonts w:ascii="Times New Roman" w:hAnsi="Times New Roman" w:cs="Times New Roman"/>
        </w:rPr>
        <w:t xml:space="preserve">, D.J., Best, N.G., Carlin, B.P. &amp; Van Der Linde, A. (2002) Bayesian measures of model complexity and fit. </w:t>
      </w:r>
      <w:r>
        <w:rPr>
          <w:rFonts w:ascii="Times New Roman" w:hAnsi="Times New Roman" w:cs="Times New Roman"/>
          <w:i/>
          <w:iCs/>
        </w:rPr>
        <w:t>Journal of the Royal Statistical Society: Series B (Statistical Methodology)</w:t>
      </w:r>
      <w:r>
        <w:rPr>
          <w:rFonts w:ascii="Times New Roman" w:hAnsi="Times New Roman" w:cs="Times New Roman"/>
        </w:rPr>
        <w:t xml:space="preserve">, </w:t>
      </w:r>
      <w:r>
        <w:rPr>
          <w:rFonts w:ascii="Times New Roman" w:hAnsi="Times New Roman" w:cs="Times New Roman"/>
          <w:b/>
          <w:bCs/>
        </w:rPr>
        <w:t>64</w:t>
      </w:r>
      <w:r>
        <w:rPr>
          <w:rFonts w:ascii="Times New Roman" w:hAnsi="Times New Roman" w:cs="Times New Roman"/>
        </w:rPr>
        <w:t>, 583–639.</w:t>
      </w:r>
    </w:p>
    <w:p w14:paraId="7F9702A3"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Starck</w:t>
      </w:r>
      <w:proofErr w:type="spellEnd"/>
      <w:r>
        <w:rPr>
          <w:rFonts w:ascii="Times New Roman" w:hAnsi="Times New Roman" w:cs="Times New Roman"/>
        </w:rPr>
        <w:t xml:space="preserve">, J.M. &amp; </w:t>
      </w:r>
      <w:proofErr w:type="spellStart"/>
      <w:r>
        <w:rPr>
          <w:rFonts w:ascii="Times New Roman" w:hAnsi="Times New Roman" w:cs="Times New Roman"/>
        </w:rPr>
        <w:t>Ricklefs</w:t>
      </w:r>
      <w:proofErr w:type="spellEnd"/>
      <w:r>
        <w:rPr>
          <w:rFonts w:ascii="Times New Roman" w:hAnsi="Times New Roman" w:cs="Times New Roman"/>
        </w:rPr>
        <w:t xml:space="preserve">, R.E. (1998) </w:t>
      </w:r>
      <w:r>
        <w:rPr>
          <w:rFonts w:ascii="Times New Roman" w:hAnsi="Times New Roman" w:cs="Times New Roman"/>
          <w:i/>
          <w:iCs/>
        </w:rPr>
        <w:t>Avian growth and development. Evolution within the altricial-precocial spectrum</w:t>
      </w:r>
      <w:r>
        <w:rPr>
          <w:rFonts w:ascii="Times New Roman" w:hAnsi="Times New Roman" w:cs="Times New Roman"/>
        </w:rPr>
        <w:t>. New York.</w:t>
      </w:r>
    </w:p>
    <w:p w14:paraId="5F4D2BFC"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Stenzel</w:t>
      </w:r>
      <w:proofErr w:type="spellEnd"/>
      <w:r>
        <w:rPr>
          <w:rFonts w:ascii="Times New Roman" w:hAnsi="Times New Roman" w:cs="Times New Roman"/>
        </w:rPr>
        <w:t xml:space="preserve">, L.E., Warriner, J.C., Warriner, J.S., Wilson, K.S., </w:t>
      </w:r>
      <w:proofErr w:type="spellStart"/>
      <w:r>
        <w:rPr>
          <w:rFonts w:ascii="Times New Roman" w:hAnsi="Times New Roman" w:cs="Times New Roman"/>
        </w:rPr>
        <w:t>Bidstrup</w:t>
      </w:r>
      <w:proofErr w:type="spellEnd"/>
      <w:r>
        <w:rPr>
          <w:rFonts w:ascii="Times New Roman" w:hAnsi="Times New Roman" w:cs="Times New Roman"/>
        </w:rPr>
        <w:t xml:space="preserve">, F.C. &amp; Page, G.W. (1994) Long-distance breeding dispersal of snowy plovers in western North America. </w:t>
      </w:r>
      <w:r>
        <w:rPr>
          <w:rFonts w:ascii="Times New Roman" w:hAnsi="Times New Roman" w:cs="Times New Roman"/>
          <w:i/>
          <w:iCs/>
        </w:rPr>
        <w:t>Journal of Animal Ecology</w:t>
      </w:r>
      <w:r>
        <w:rPr>
          <w:rFonts w:ascii="Times New Roman" w:hAnsi="Times New Roman" w:cs="Times New Roman"/>
        </w:rPr>
        <w:t xml:space="preserve">, </w:t>
      </w:r>
      <w:r>
        <w:rPr>
          <w:rFonts w:ascii="Times New Roman" w:hAnsi="Times New Roman" w:cs="Times New Roman"/>
          <w:b/>
          <w:bCs/>
        </w:rPr>
        <w:t>63</w:t>
      </w:r>
      <w:r>
        <w:rPr>
          <w:rFonts w:ascii="Times New Roman" w:hAnsi="Times New Roman" w:cs="Times New Roman"/>
        </w:rPr>
        <w:t>, 887–902.</w:t>
      </w:r>
    </w:p>
    <w:p w14:paraId="2E9D5DA8"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Stoffel, M.A., Nakagawa, S. &amp; </w:t>
      </w:r>
      <w:proofErr w:type="spellStart"/>
      <w:r>
        <w:rPr>
          <w:rFonts w:ascii="Times New Roman" w:hAnsi="Times New Roman" w:cs="Times New Roman"/>
        </w:rPr>
        <w:t>Schielzeth</w:t>
      </w:r>
      <w:proofErr w:type="spellEnd"/>
      <w:r>
        <w:rPr>
          <w:rFonts w:ascii="Times New Roman" w:hAnsi="Times New Roman" w:cs="Times New Roman"/>
        </w:rPr>
        <w:t xml:space="preserve">, H. (2017) </w:t>
      </w:r>
      <w:proofErr w:type="spellStart"/>
      <w:r>
        <w:rPr>
          <w:rFonts w:ascii="Times New Roman" w:hAnsi="Times New Roman" w:cs="Times New Roman"/>
        </w:rPr>
        <w:t>rptR</w:t>
      </w:r>
      <w:proofErr w:type="spellEnd"/>
      <w:r>
        <w:rPr>
          <w:rFonts w:ascii="Times New Roman" w:hAnsi="Times New Roman" w:cs="Times New Roman"/>
        </w:rPr>
        <w:t xml:space="preserve">: repeatability estimation and variance decomposition by generalized linear mixed‐effects models. </w:t>
      </w:r>
      <w:r>
        <w:rPr>
          <w:rFonts w:ascii="Times New Roman" w:hAnsi="Times New Roman" w:cs="Times New Roman"/>
          <w:i/>
          <w:iCs/>
        </w:rPr>
        <w:t>Methods in Ecology and Evolution</w:t>
      </w:r>
      <w:r>
        <w:rPr>
          <w:rFonts w:ascii="Times New Roman" w:hAnsi="Times New Roman" w:cs="Times New Roman"/>
        </w:rPr>
        <w:t xml:space="preserve">, </w:t>
      </w:r>
      <w:r>
        <w:rPr>
          <w:rFonts w:ascii="Times New Roman" w:hAnsi="Times New Roman" w:cs="Times New Roman"/>
          <w:b/>
          <w:bCs/>
        </w:rPr>
        <w:t>8</w:t>
      </w:r>
      <w:r>
        <w:rPr>
          <w:rFonts w:ascii="Times New Roman" w:hAnsi="Times New Roman" w:cs="Times New Roman"/>
        </w:rPr>
        <w:t>, 1639–1644.</w:t>
      </w:r>
    </w:p>
    <w:p w14:paraId="661EBA37"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Stoffel, M.A., Nakagawa, S. &amp; </w:t>
      </w:r>
      <w:proofErr w:type="spellStart"/>
      <w:r>
        <w:rPr>
          <w:rFonts w:ascii="Times New Roman" w:hAnsi="Times New Roman" w:cs="Times New Roman"/>
        </w:rPr>
        <w:t>Schielzeth</w:t>
      </w:r>
      <w:proofErr w:type="spellEnd"/>
      <w:r>
        <w:rPr>
          <w:rFonts w:ascii="Times New Roman" w:hAnsi="Times New Roman" w:cs="Times New Roman"/>
        </w:rPr>
        <w:t xml:space="preserve">, H. (2020) partR2: Partitioning R2 in generalized linear mixed models. </w:t>
      </w:r>
      <w:proofErr w:type="spellStart"/>
      <w:r>
        <w:rPr>
          <w:rFonts w:ascii="Times New Roman" w:hAnsi="Times New Roman" w:cs="Times New Roman"/>
          <w:i/>
          <w:iCs/>
        </w:rPr>
        <w:t>bioRxiv</w:t>
      </w:r>
      <w:proofErr w:type="spellEnd"/>
      <w:r>
        <w:rPr>
          <w:rFonts w:ascii="Times New Roman" w:hAnsi="Times New Roman" w:cs="Times New Roman"/>
        </w:rPr>
        <w:t>, 2020.07.26.221168.</w:t>
      </w:r>
    </w:p>
    <w:p w14:paraId="43DAB50F"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Székely</w:t>
      </w:r>
      <w:proofErr w:type="spellEnd"/>
      <w:r>
        <w:rPr>
          <w:rFonts w:ascii="Times New Roman" w:hAnsi="Times New Roman" w:cs="Times New Roman"/>
        </w:rPr>
        <w:t xml:space="preserve">, T. &amp; </w:t>
      </w:r>
      <w:proofErr w:type="spellStart"/>
      <w:r>
        <w:rPr>
          <w:rFonts w:ascii="Times New Roman" w:hAnsi="Times New Roman" w:cs="Times New Roman"/>
        </w:rPr>
        <w:t>Kosztolányi</w:t>
      </w:r>
      <w:proofErr w:type="spellEnd"/>
      <w:r>
        <w:rPr>
          <w:rFonts w:ascii="Times New Roman" w:hAnsi="Times New Roman" w:cs="Times New Roman"/>
        </w:rPr>
        <w:t xml:space="preserve">, A. (2006) Practical guide for investigating breeding ecology of Kentish plover </w:t>
      </w:r>
      <w:r>
        <w:rPr>
          <w:rFonts w:ascii="Times New Roman" w:hAnsi="Times New Roman" w:cs="Times New Roman"/>
          <w:i/>
          <w:iCs/>
        </w:rPr>
        <w:t xml:space="preserve">Charadrius </w:t>
      </w:r>
      <w:proofErr w:type="spellStart"/>
      <w:r>
        <w:rPr>
          <w:rFonts w:ascii="Times New Roman" w:hAnsi="Times New Roman" w:cs="Times New Roman"/>
          <w:i/>
          <w:iCs/>
        </w:rPr>
        <w:t>alexandrinus</w:t>
      </w:r>
      <w:proofErr w:type="spellEnd"/>
      <w:r>
        <w:rPr>
          <w:rFonts w:ascii="Times New Roman" w:hAnsi="Times New Roman" w:cs="Times New Roman"/>
        </w:rPr>
        <w:t xml:space="preserve">. </w:t>
      </w:r>
      <w:r>
        <w:rPr>
          <w:rFonts w:ascii="Times New Roman" w:hAnsi="Times New Roman" w:cs="Times New Roman"/>
          <w:i/>
          <w:iCs/>
        </w:rPr>
        <w:t>University of Bath</w:t>
      </w:r>
      <w:r>
        <w:rPr>
          <w:rFonts w:ascii="Times New Roman" w:hAnsi="Times New Roman" w:cs="Times New Roman"/>
        </w:rPr>
        <w:t>.</w:t>
      </w:r>
    </w:p>
    <w:p w14:paraId="3860DB9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Székely</w:t>
      </w:r>
      <w:proofErr w:type="spellEnd"/>
      <w:r>
        <w:rPr>
          <w:rFonts w:ascii="Times New Roman" w:hAnsi="Times New Roman" w:cs="Times New Roman"/>
        </w:rPr>
        <w:t xml:space="preserve">, T., </w:t>
      </w:r>
      <w:proofErr w:type="spellStart"/>
      <w:r>
        <w:rPr>
          <w:rFonts w:ascii="Times New Roman" w:hAnsi="Times New Roman" w:cs="Times New Roman"/>
        </w:rPr>
        <w:t>Kozma</w:t>
      </w:r>
      <w:proofErr w:type="spellEnd"/>
      <w:r>
        <w:rPr>
          <w:rFonts w:ascii="Times New Roman" w:hAnsi="Times New Roman" w:cs="Times New Roman"/>
        </w:rPr>
        <w:t xml:space="preserve">, J. &amp; </w:t>
      </w:r>
      <w:proofErr w:type="spellStart"/>
      <w:r>
        <w:rPr>
          <w:rFonts w:ascii="Times New Roman" w:hAnsi="Times New Roman" w:cs="Times New Roman"/>
        </w:rPr>
        <w:t>Piti</w:t>
      </w:r>
      <w:proofErr w:type="spellEnd"/>
      <w:r>
        <w:rPr>
          <w:rFonts w:ascii="Times New Roman" w:hAnsi="Times New Roman" w:cs="Times New Roman"/>
        </w:rPr>
        <w:t xml:space="preserve">, A. (1994) The Volume of Snowy Plover Eggs (El </w:t>
      </w:r>
      <w:proofErr w:type="spellStart"/>
      <w:r>
        <w:rPr>
          <w:rFonts w:ascii="Times New Roman" w:hAnsi="Times New Roman" w:cs="Times New Roman"/>
        </w:rPr>
        <w:t>Volumen</w:t>
      </w:r>
      <w:proofErr w:type="spellEnd"/>
      <w:r>
        <w:rPr>
          <w:rFonts w:ascii="Times New Roman" w:hAnsi="Times New Roman" w:cs="Times New Roman"/>
        </w:rPr>
        <w:t xml:space="preserve"> de los Huevos de Charadrius </w:t>
      </w:r>
      <w:proofErr w:type="spellStart"/>
      <w:r>
        <w:rPr>
          <w:rFonts w:ascii="Times New Roman" w:hAnsi="Times New Roman" w:cs="Times New Roman"/>
        </w:rPr>
        <w:t>alexandrinus</w:t>
      </w:r>
      <w:proofErr w:type="spellEnd"/>
      <w:r>
        <w:rPr>
          <w:rFonts w:ascii="Times New Roman" w:hAnsi="Times New Roman" w:cs="Times New Roman"/>
        </w:rPr>
        <w:t xml:space="preserve">). </w:t>
      </w:r>
      <w:r>
        <w:rPr>
          <w:rFonts w:ascii="Times New Roman" w:hAnsi="Times New Roman" w:cs="Times New Roman"/>
          <w:i/>
          <w:iCs/>
        </w:rPr>
        <w:t>Journal of Field Ornithology</w:t>
      </w:r>
      <w:r>
        <w:rPr>
          <w:rFonts w:ascii="Times New Roman" w:hAnsi="Times New Roman" w:cs="Times New Roman"/>
        </w:rPr>
        <w:t xml:space="preserve">, </w:t>
      </w:r>
      <w:r>
        <w:rPr>
          <w:rFonts w:ascii="Times New Roman" w:hAnsi="Times New Roman" w:cs="Times New Roman"/>
          <w:b/>
          <w:bCs/>
        </w:rPr>
        <w:t>65</w:t>
      </w:r>
      <w:r>
        <w:rPr>
          <w:rFonts w:ascii="Times New Roman" w:hAnsi="Times New Roman" w:cs="Times New Roman"/>
        </w:rPr>
        <w:t>, 60–64.</w:t>
      </w:r>
    </w:p>
    <w:p w14:paraId="76D3F85A"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van de Pol, M. &amp; Verhulst, S. (2006) Age‐Dependent Traits: A New Statistical Model to Separate Within‐ and Between‐Individual Effects. </w:t>
      </w:r>
      <w:r>
        <w:rPr>
          <w:rFonts w:ascii="Times New Roman" w:hAnsi="Times New Roman" w:cs="Times New Roman"/>
          <w:i/>
          <w:iCs/>
        </w:rPr>
        <w:t>The American Naturalist</w:t>
      </w:r>
      <w:r>
        <w:rPr>
          <w:rFonts w:ascii="Times New Roman" w:hAnsi="Times New Roman" w:cs="Times New Roman"/>
        </w:rPr>
        <w:t xml:space="preserve">, </w:t>
      </w:r>
      <w:r>
        <w:rPr>
          <w:rFonts w:ascii="Times New Roman" w:hAnsi="Times New Roman" w:cs="Times New Roman"/>
          <w:b/>
          <w:bCs/>
        </w:rPr>
        <w:t>167</w:t>
      </w:r>
      <w:r>
        <w:rPr>
          <w:rFonts w:ascii="Times New Roman" w:hAnsi="Times New Roman" w:cs="Times New Roman"/>
        </w:rPr>
        <w:t>, 766–773.</w:t>
      </w:r>
    </w:p>
    <w:p w14:paraId="3CEB9B1E"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Verhoeven, M.A., </w:t>
      </w:r>
      <w:proofErr w:type="spellStart"/>
      <w:r>
        <w:rPr>
          <w:rFonts w:ascii="Times New Roman" w:hAnsi="Times New Roman" w:cs="Times New Roman"/>
        </w:rPr>
        <w:t>Loonstra</w:t>
      </w:r>
      <w:proofErr w:type="spellEnd"/>
      <w:r>
        <w:rPr>
          <w:rFonts w:ascii="Times New Roman" w:hAnsi="Times New Roman" w:cs="Times New Roman"/>
        </w:rPr>
        <w:t xml:space="preserve">, A.H.J., McBride, A.D., Tinbergen, J.M., </w:t>
      </w:r>
      <w:proofErr w:type="spellStart"/>
      <w:r>
        <w:rPr>
          <w:rFonts w:ascii="Times New Roman" w:hAnsi="Times New Roman" w:cs="Times New Roman"/>
        </w:rPr>
        <w:t>Kentie</w:t>
      </w:r>
      <w:proofErr w:type="spellEnd"/>
      <w:r>
        <w:rPr>
          <w:rFonts w:ascii="Times New Roman" w:hAnsi="Times New Roman" w:cs="Times New Roman"/>
        </w:rPr>
        <w:t xml:space="preserve">, R., </w:t>
      </w:r>
      <w:proofErr w:type="spellStart"/>
      <w:r>
        <w:rPr>
          <w:rFonts w:ascii="Times New Roman" w:hAnsi="Times New Roman" w:cs="Times New Roman"/>
        </w:rPr>
        <w:t>Hooijmeijer</w:t>
      </w:r>
      <w:proofErr w:type="spellEnd"/>
      <w:r>
        <w:rPr>
          <w:rFonts w:ascii="Times New Roman" w:hAnsi="Times New Roman" w:cs="Times New Roman"/>
        </w:rPr>
        <w:t xml:space="preserve">, J.C.E.W., </w:t>
      </w:r>
      <w:r>
        <w:rPr>
          <w:rFonts w:ascii="Times New Roman" w:hAnsi="Times New Roman" w:cs="Times New Roman"/>
          <w:i/>
          <w:iCs/>
        </w:rPr>
        <w:t>et al.</w:t>
      </w:r>
      <w:r>
        <w:rPr>
          <w:rFonts w:ascii="Times New Roman" w:hAnsi="Times New Roman" w:cs="Times New Roman"/>
        </w:rPr>
        <w:t xml:space="preserve"> (2020) Variation in Egg Size of Black-Tailed Godwits. </w:t>
      </w:r>
      <w:proofErr w:type="spellStart"/>
      <w:r>
        <w:rPr>
          <w:rFonts w:ascii="Times New Roman" w:hAnsi="Times New Roman" w:cs="Times New Roman"/>
          <w:i/>
          <w:iCs/>
        </w:rPr>
        <w:t>Ardea</w:t>
      </w:r>
      <w:proofErr w:type="spellEnd"/>
      <w:r>
        <w:rPr>
          <w:rFonts w:ascii="Times New Roman" w:hAnsi="Times New Roman" w:cs="Times New Roman"/>
        </w:rPr>
        <w:t xml:space="preserve">, </w:t>
      </w:r>
      <w:r>
        <w:rPr>
          <w:rFonts w:ascii="Times New Roman" w:hAnsi="Times New Roman" w:cs="Times New Roman"/>
          <w:b/>
          <w:bCs/>
        </w:rPr>
        <w:t>107</w:t>
      </w:r>
      <w:r>
        <w:rPr>
          <w:rFonts w:ascii="Times New Roman" w:hAnsi="Times New Roman" w:cs="Times New Roman"/>
        </w:rPr>
        <w:t>, 291.</w:t>
      </w:r>
    </w:p>
    <w:p w14:paraId="35AAA2A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proofErr w:type="spellStart"/>
      <w:r>
        <w:rPr>
          <w:rFonts w:ascii="Times New Roman" w:hAnsi="Times New Roman" w:cs="Times New Roman"/>
        </w:rPr>
        <w:t>Vincze</w:t>
      </w:r>
      <w:proofErr w:type="spellEnd"/>
      <w:r>
        <w:rPr>
          <w:rFonts w:ascii="Times New Roman" w:hAnsi="Times New Roman" w:cs="Times New Roman"/>
        </w:rPr>
        <w:t xml:space="preserve">, O., </w:t>
      </w:r>
      <w:proofErr w:type="spellStart"/>
      <w:r>
        <w:rPr>
          <w:rFonts w:ascii="Times New Roman" w:hAnsi="Times New Roman" w:cs="Times New Roman"/>
        </w:rPr>
        <w:t>Kosztolányi</w:t>
      </w:r>
      <w:proofErr w:type="spellEnd"/>
      <w:r>
        <w:rPr>
          <w:rFonts w:ascii="Times New Roman" w:hAnsi="Times New Roman" w:cs="Times New Roman"/>
        </w:rPr>
        <w:t xml:space="preserve">, A., </w:t>
      </w:r>
      <w:proofErr w:type="spellStart"/>
      <w:r>
        <w:rPr>
          <w:rFonts w:ascii="Times New Roman" w:hAnsi="Times New Roman" w:cs="Times New Roman"/>
        </w:rPr>
        <w:t>Barta</w:t>
      </w:r>
      <w:proofErr w:type="spellEnd"/>
      <w:r>
        <w:rPr>
          <w:rFonts w:ascii="Times New Roman" w:hAnsi="Times New Roman" w:cs="Times New Roman"/>
        </w:rPr>
        <w:t xml:space="preserve">, Z., </w:t>
      </w:r>
      <w:proofErr w:type="spellStart"/>
      <w:r>
        <w:rPr>
          <w:rFonts w:ascii="Times New Roman" w:hAnsi="Times New Roman" w:cs="Times New Roman"/>
        </w:rPr>
        <w:t>Küpper</w:t>
      </w:r>
      <w:proofErr w:type="spellEnd"/>
      <w:r>
        <w:rPr>
          <w:rFonts w:ascii="Times New Roman" w:hAnsi="Times New Roman" w:cs="Times New Roman"/>
        </w:rPr>
        <w:t xml:space="preserve">, C., </w:t>
      </w:r>
      <w:proofErr w:type="spellStart"/>
      <w:r>
        <w:rPr>
          <w:rFonts w:ascii="Times New Roman" w:hAnsi="Times New Roman" w:cs="Times New Roman"/>
        </w:rPr>
        <w:t>Alrashidi</w:t>
      </w:r>
      <w:proofErr w:type="spellEnd"/>
      <w:r>
        <w:rPr>
          <w:rFonts w:ascii="Times New Roman" w:hAnsi="Times New Roman" w:cs="Times New Roman"/>
        </w:rPr>
        <w:t xml:space="preserve">, M., </w:t>
      </w:r>
      <w:proofErr w:type="spellStart"/>
      <w:r>
        <w:rPr>
          <w:rFonts w:ascii="Times New Roman" w:hAnsi="Times New Roman" w:cs="Times New Roman"/>
        </w:rPr>
        <w:t>Amat</w:t>
      </w:r>
      <w:proofErr w:type="spellEnd"/>
      <w:r>
        <w:rPr>
          <w:rFonts w:ascii="Times New Roman" w:hAnsi="Times New Roman" w:cs="Times New Roman"/>
        </w:rPr>
        <w:t xml:space="preserve">, J.A., </w:t>
      </w:r>
      <w:r>
        <w:rPr>
          <w:rFonts w:ascii="Times New Roman" w:hAnsi="Times New Roman" w:cs="Times New Roman"/>
          <w:i/>
          <w:iCs/>
        </w:rPr>
        <w:t>et al.</w:t>
      </w:r>
      <w:r>
        <w:rPr>
          <w:rFonts w:ascii="Times New Roman" w:hAnsi="Times New Roman" w:cs="Times New Roman"/>
        </w:rPr>
        <w:t xml:space="preserve"> (2017) Parental cooperation in a changing climate: fluctuating environments predict shifts in care division. </w:t>
      </w:r>
      <w:r>
        <w:rPr>
          <w:rFonts w:ascii="Times New Roman" w:hAnsi="Times New Roman" w:cs="Times New Roman"/>
          <w:i/>
          <w:iCs/>
        </w:rPr>
        <w:t>Global Ecology and Biogeography</w:t>
      </w:r>
      <w:r>
        <w:rPr>
          <w:rFonts w:ascii="Times New Roman" w:hAnsi="Times New Roman" w:cs="Times New Roman"/>
        </w:rPr>
        <w:t xml:space="preserve">, </w:t>
      </w:r>
      <w:r>
        <w:rPr>
          <w:rFonts w:ascii="Times New Roman" w:hAnsi="Times New Roman" w:cs="Times New Roman"/>
          <w:b/>
          <w:bCs/>
        </w:rPr>
        <w:t>26</w:t>
      </w:r>
      <w:r>
        <w:rPr>
          <w:rFonts w:ascii="Times New Roman" w:hAnsi="Times New Roman" w:cs="Times New Roman"/>
        </w:rPr>
        <w:t>, 347–358.</w:t>
      </w:r>
    </w:p>
    <w:p w14:paraId="6E2E582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lastRenderedPageBreak/>
        <w:t xml:space="preserve">Warner, D.A., Miller, D.A.W., </w:t>
      </w:r>
      <w:proofErr w:type="spellStart"/>
      <w:r>
        <w:rPr>
          <w:rFonts w:ascii="Times New Roman" w:hAnsi="Times New Roman" w:cs="Times New Roman"/>
        </w:rPr>
        <w:t>Bronikowski</w:t>
      </w:r>
      <w:proofErr w:type="spellEnd"/>
      <w:r>
        <w:rPr>
          <w:rFonts w:ascii="Times New Roman" w:hAnsi="Times New Roman" w:cs="Times New Roman"/>
        </w:rPr>
        <w:t xml:space="preserve">, A.M. &amp; Janzen, F.J. (2016) Decades of field data reveal that turtles senesce in the wild. </w:t>
      </w:r>
      <w:r>
        <w:rPr>
          <w:rFonts w:ascii="Times New Roman" w:hAnsi="Times New Roman" w:cs="Times New Roman"/>
          <w:i/>
          <w:iCs/>
        </w:rPr>
        <w:t>Proceedings of the National Academy of Sciences of the United States of America</w:t>
      </w:r>
      <w:r>
        <w:rPr>
          <w:rFonts w:ascii="Times New Roman" w:hAnsi="Times New Roman" w:cs="Times New Roman"/>
        </w:rPr>
        <w:t xml:space="preserve">, </w:t>
      </w:r>
      <w:r>
        <w:rPr>
          <w:rFonts w:ascii="Times New Roman" w:hAnsi="Times New Roman" w:cs="Times New Roman"/>
          <w:b/>
          <w:bCs/>
        </w:rPr>
        <w:t>113</w:t>
      </w:r>
      <w:r>
        <w:rPr>
          <w:rFonts w:ascii="Times New Roman" w:hAnsi="Times New Roman" w:cs="Times New Roman"/>
        </w:rPr>
        <w:t>, 6502–6507.</w:t>
      </w:r>
    </w:p>
    <w:p w14:paraId="02F7A8B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Warriner, J.S., Warriner, J.C., Page, G.W. &amp; </w:t>
      </w:r>
      <w:proofErr w:type="spellStart"/>
      <w:r>
        <w:rPr>
          <w:rFonts w:ascii="Times New Roman" w:hAnsi="Times New Roman" w:cs="Times New Roman"/>
        </w:rPr>
        <w:t>Stenzel</w:t>
      </w:r>
      <w:proofErr w:type="spellEnd"/>
      <w:r>
        <w:rPr>
          <w:rFonts w:ascii="Times New Roman" w:hAnsi="Times New Roman" w:cs="Times New Roman"/>
        </w:rPr>
        <w:t xml:space="preserve">, L.E. (1986) Mating system and reproductive success of a small population of polygamous snowy plovers. </w:t>
      </w:r>
      <w:r>
        <w:rPr>
          <w:rFonts w:ascii="Times New Roman" w:hAnsi="Times New Roman" w:cs="Times New Roman"/>
          <w:i/>
          <w:iCs/>
        </w:rPr>
        <w:t>The Wilson Bulletin</w:t>
      </w:r>
      <w:r>
        <w:rPr>
          <w:rFonts w:ascii="Times New Roman" w:hAnsi="Times New Roman" w:cs="Times New Roman"/>
        </w:rPr>
        <w:t xml:space="preserve">, </w:t>
      </w:r>
      <w:r>
        <w:rPr>
          <w:rFonts w:ascii="Times New Roman" w:hAnsi="Times New Roman" w:cs="Times New Roman"/>
          <w:b/>
          <w:bCs/>
        </w:rPr>
        <w:t>98</w:t>
      </w:r>
      <w:r>
        <w:rPr>
          <w:rFonts w:ascii="Times New Roman" w:hAnsi="Times New Roman" w:cs="Times New Roman"/>
        </w:rPr>
        <w:t>, 15–37.</w:t>
      </w:r>
    </w:p>
    <w:p w14:paraId="720FDC93"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Weiser, E.L., Brown, S.C., </w:t>
      </w:r>
      <w:proofErr w:type="spellStart"/>
      <w:r>
        <w:rPr>
          <w:rFonts w:ascii="Times New Roman" w:hAnsi="Times New Roman" w:cs="Times New Roman"/>
        </w:rPr>
        <w:t>Lanctot</w:t>
      </w:r>
      <w:proofErr w:type="spellEnd"/>
      <w:r>
        <w:rPr>
          <w:rFonts w:ascii="Times New Roman" w:hAnsi="Times New Roman" w:cs="Times New Roman"/>
        </w:rPr>
        <w:t xml:space="preserve">, R.B., Gates, H.R., Abraham, K.F., </w:t>
      </w:r>
      <w:proofErr w:type="spellStart"/>
      <w:r>
        <w:rPr>
          <w:rFonts w:ascii="Times New Roman" w:hAnsi="Times New Roman" w:cs="Times New Roman"/>
        </w:rPr>
        <w:t>Bentzen</w:t>
      </w:r>
      <w:proofErr w:type="spellEnd"/>
      <w:r>
        <w:rPr>
          <w:rFonts w:ascii="Times New Roman" w:hAnsi="Times New Roman" w:cs="Times New Roman"/>
        </w:rPr>
        <w:t xml:space="preserve">, R.L., </w:t>
      </w:r>
      <w:r>
        <w:rPr>
          <w:rFonts w:ascii="Times New Roman" w:hAnsi="Times New Roman" w:cs="Times New Roman"/>
          <w:i/>
          <w:iCs/>
        </w:rPr>
        <w:t>et al.</w:t>
      </w:r>
      <w:r>
        <w:rPr>
          <w:rFonts w:ascii="Times New Roman" w:hAnsi="Times New Roman" w:cs="Times New Roman"/>
        </w:rPr>
        <w:t xml:space="preserve"> (2018) Life-history tradeoffs revealed by seasonal declines in reproductive traits of Arctic-breeding shorebirds. </w:t>
      </w:r>
      <w:r>
        <w:rPr>
          <w:rFonts w:ascii="Times New Roman" w:hAnsi="Times New Roman" w:cs="Times New Roman"/>
          <w:i/>
          <w:iCs/>
        </w:rPr>
        <w:t>Journal of Avian Biology</w:t>
      </w:r>
      <w:r>
        <w:rPr>
          <w:rFonts w:ascii="Times New Roman" w:hAnsi="Times New Roman" w:cs="Times New Roman"/>
        </w:rPr>
        <w:t xml:space="preserve">, </w:t>
      </w:r>
      <w:r>
        <w:rPr>
          <w:rFonts w:ascii="Times New Roman" w:hAnsi="Times New Roman" w:cs="Times New Roman"/>
          <w:b/>
          <w:bCs/>
        </w:rPr>
        <w:t>49</w:t>
      </w:r>
      <w:r>
        <w:rPr>
          <w:rFonts w:ascii="Times New Roman" w:hAnsi="Times New Roman" w:cs="Times New Roman"/>
        </w:rPr>
        <w:t xml:space="preserve">, </w:t>
      </w:r>
      <w:proofErr w:type="spellStart"/>
      <w:r>
        <w:rPr>
          <w:rFonts w:ascii="Times New Roman" w:hAnsi="Times New Roman" w:cs="Times New Roman"/>
        </w:rPr>
        <w:t>jav</w:t>
      </w:r>
      <w:proofErr w:type="spellEnd"/>
      <w:r>
        <w:rPr>
          <w:rFonts w:ascii="Times New Roman" w:hAnsi="Times New Roman" w:cs="Times New Roman"/>
        </w:rPr>
        <w:t>–01531.</w:t>
      </w:r>
    </w:p>
    <w:p w14:paraId="658DF5C7"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Williams, G.C. (1957) Pleiotropy, Natural Selection, and the Evolution of Senescence. </w:t>
      </w:r>
      <w:r>
        <w:rPr>
          <w:rFonts w:ascii="Times New Roman" w:hAnsi="Times New Roman" w:cs="Times New Roman"/>
          <w:i/>
          <w:iCs/>
        </w:rPr>
        <w:t>Evolution</w:t>
      </w:r>
      <w:r>
        <w:rPr>
          <w:rFonts w:ascii="Times New Roman" w:hAnsi="Times New Roman" w:cs="Times New Roman"/>
        </w:rPr>
        <w:t xml:space="preserve">, </w:t>
      </w:r>
      <w:r>
        <w:rPr>
          <w:rFonts w:ascii="Times New Roman" w:hAnsi="Times New Roman" w:cs="Times New Roman"/>
          <w:b/>
          <w:bCs/>
        </w:rPr>
        <w:t>11</w:t>
      </w:r>
      <w:r>
        <w:rPr>
          <w:rFonts w:ascii="Times New Roman" w:hAnsi="Times New Roman" w:cs="Times New Roman"/>
        </w:rPr>
        <w:t>, 398.</w:t>
      </w:r>
    </w:p>
    <w:p w14:paraId="121AC650"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Williams, T.D. (1994) </w:t>
      </w:r>
      <w:proofErr w:type="spellStart"/>
      <w:r>
        <w:rPr>
          <w:rFonts w:ascii="Times New Roman" w:hAnsi="Times New Roman" w:cs="Times New Roman"/>
        </w:rPr>
        <w:t>Intraespecific</w:t>
      </w:r>
      <w:proofErr w:type="spellEnd"/>
      <w:r>
        <w:rPr>
          <w:rFonts w:ascii="Times New Roman" w:hAnsi="Times New Roman" w:cs="Times New Roman"/>
        </w:rPr>
        <w:t xml:space="preserve"> Variation in Egg Size and Egg Composition in Birds: Effects on Offspring Fitness. </w:t>
      </w:r>
      <w:r>
        <w:rPr>
          <w:rFonts w:ascii="Times New Roman" w:hAnsi="Times New Roman" w:cs="Times New Roman"/>
          <w:i/>
          <w:iCs/>
        </w:rPr>
        <w:t>Biological Reviews of the Cambridge Philosophical Society</w:t>
      </w:r>
      <w:r>
        <w:rPr>
          <w:rFonts w:ascii="Times New Roman" w:hAnsi="Times New Roman" w:cs="Times New Roman"/>
        </w:rPr>
        <w:t xml:space="preserve">, </w:t>
      </w:r>
      <w:r>
        <w:rPr>
          <w:rFonts w:ascii="Times New Roman" w:hAnsi="Times New Roman" w:cs="Times New Roman"/>
          <w:b/>
          <w:bCs/>
        </w:rPr>
        <w:t>69</w:t>
      </w:r>
      <w:r>
        <w:rPr>
          <w:rFonts w:ascii="Times New Roman" w:hAnsi="Times New Roman" w:cs="Times New Roman"/>
        </w:rPr>
        <w:t>, 35–59.</w:t>
      </w:r>
    </w:p>
    <w:p w14:paraId="28369792"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Williams, T.D. (2012) </w:t>
      </w:r>
      <w:r>
        <w:rPr>
          <w:rFonts w:ascii="Times New Roman" w:hAnsi="Times New Roman" w:cs="Times New Roman"/>
          <w:i/>
          <w:iCs/>
        </w:rPr>
        <w:t>Physiological adaptations for breeding in birds</w:t>
      </w:r>
      <w:r>
        <w:rPr>
          <w:rFonts w:ascii="Times New Roman" w:hAnsi="Times New Roman" w:cs="Times New Roman"/>
        </w:rPr>
        <w:t xml:space="preserve">. </w:t>
      </w:r>
      <w:proofErr w:type="spellStart"/>
      <w:r>
        <w:rPr>
          <w:rFonts w:ascii="Times New Roman" w:hAnsi="Times New Roman" w:cs="Times New Roman"/>
        </w:rPr>
        <w:t>Princenton</w:t>
      </w:r>
      <w:proofErr w:type="spellEnd"/>
      <w:r>
        <w:rPr>
          <w:rFonts w:ascii="Times New Roman" w:hAnsi="Times New Roman" w:cs="Times New Roman"/>
        </w:rPr>
        <w:t>.</w:t>
      </w:r>
    </w:p>
    <w:p w14:paraId="516191D5" w14:textId="77777777" w:rsidR="00472B4F" w:rsidRDefault="00472B4F" w:rsidP="00472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Xu, F., Yang, W. &amp; Li, Y. (2019) Enlarged Egg Size Increases Offspring Fitness of a Frog Species on the Zhoushan Archipelago of China. </w:t>
      </w:r>
      <w:r>
        <w:rPr>
          <w:rFonts w:ascii="Times New Roman" w:hAnsi="Times New Roman" w:cs="Times New Roman"/>
          <w:i/>
          <w:iCs/>
        </w:rPr>
        <w:t>Scientific Reports</w:t>
      </w:r>
      <w:r>
        <w:rPr>
          <w:rFonts w:ascii="Times New Roman" w:hAnsi="Times New Roman" w:cs="Times New Roman"/>
        </w:rPr>
        <w:t xml:space="preserve">, </w:t>
      </w:r>
      <w:r>
        <w:rPr>
          <w:rFonts w:ascii="Times New Roman" w:hAnsi="Times New Roman" w:cs="Times New Roman"/>
          <w:b/>
          <w:bCs/>
        </w:rPr>
        <w:t>9</w:t>
      </w:r>
      <w:r>
        <w:rPr>
          <w:rFonts w:ascii="Times New Roman" w:hAnsi="Times New Roman" w:cs="Times New Roman"/>
        </w:rPr>
        <w:t>, 11653.</w:t>
      </w:r>
    </w:p>
    <w:p w14:paraId="5F43966D" w14:textId="5DDA7365" w:rsidR="00672A2F" w:rsidRPr="00AF31F6" w:rsidRDefault="00472B4F" w:rsidP="00A11A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567" w:hanging="567"/>
        <w:rPr>
          <w:rFonts w:ascii="Times New Roman" w:hAnsi="Times New Roman" w:cs="Times New Roman"/>
        </w:rPr>
      </w:pPr>
      <w:r>
        <w:rPr>
          <w:rFonts w:ascii="Times New Roman" w:hAnsi="Times New Roman" w:cs="Times New Roman"/>
        </w:rPr>
        <w:t xml:space="preserve">Zhang, H., </w:t>
      </w:r>
      <w:proofErr w:type="spellStart"/>
      <w:r>
        <w:rPr>
          <w:rFonts w:ascii="Times New Roman" w:hAnsi="Times New Roman" w:cs="Times New Roman"/>
        </w:rPr>
        <w:t>Vedder</w:t>
      </w:r>
      <w:proofErr w:type="spellEnd"/>
      <w:r>
        <w:rPr>
          <w:rFonts w:ascii="Times New Roman" w:hAnsi="Times New Roman" w:cs="Times New Roman"/>
        </w:rPr>
        <w:t xml:space="preserve">, O., Becker, P.H. &amp; </w:t>
      </w:r>
      <w:proofErr w:type="spellStart"/>
      <w:r>
        <w:rPr>
          <w:rFonts w:ascii="Times New Roman" w:hAnsi="Times New Roman" w:cs="Times New Roman"/>
        </w:rPr>
        <w:t>Bouwhuis</w:t>
      </w:r>
      <w:proofErr w:type="spellEnd"/>
      <w:r>
        <w:rPr>
          <w:rFonts w:ascii="Times New Roman" w:hAnsi="Times New Roman" w:cs="Times New Roman"/>
        </w:rPr>
        <w:t xml:space="preserve">, S. (2015) Age-dependent trait variation: the relative contribution of within-individual change, selective appearance and disappearance in a long-lived seabird. </w:t>
      </w:r>
      <w:r>
        <w:rPr>
          <w:rFonts w:ascii="Times New Roman" w:hAnsi="Times New Roman" w:cs="Times New Roman"/>
          <w:i/>
          <w:iCs/>
        </w:rPr>
        <w:t>Journal of Animal Ecology</w:t>
      </w:r>
      <w:r>
        <w:rPr>
          <w:rFonts w:ascii="Times New Roman" w:hAnsi="Times New Roman" w:cs="Times New Roman"/>
        </w:rPr>
        <w:t xml:space="preserve">, </w:t>
      </w:r>
      <w:r>
        <w:rPr>
          <w:rFonts w:ascii="Times New Roman" w:hAnsi="Times New Roman" w:cs="Times New Roman"/>
          <w:b/>
          <w:bCs/>
        </w:rPr>
        <w:t>84</w:t>
      </w:r>
      <w:r>
        <w:rPr>
          <w:rFonts w:ascii="Times New Roman" w:hAnsi="Times New Roman" w:cs="Times New Roman"/>
        </w:rPr>
        <w:t>, 797–807.</w:t>
      </w:r>
      <w:r>
        <w:rPr>
          <w:rFonts w:ascii="Times New Roman" w:hAnsi="Times New Roman" w:cs="Times New Roman"/>
        </w:rPr>
        <w:fldChar w:fldCharType="begin"/>
      </w:r>
      <w:r>
        <w:rPr>
          <w:rFonts w:ascii="Times New Roman" w:hAnsi="Times New Roman" w:cs="Times New Roman"/>
        </w:rPr>
        <w:instrText xml:space="preserve"> ADDIN PAPERS2_CITATIONS &lt;papers2_bibliography/&gt;</w:instrText>
      </w:r>
      <w:r w:rsidR="00407296">
        <w:rPr>
          <w:rFonts w:ascii="Times New Roman" w:hAnsi="Times New Roman" w:cs="Times New Roman"/>
        </w:rPr>
        <w:fldChar w:fldCharType="separate"/>
      </w:r>
      <w:r>
        <w:rPr>
          <w:rFonts w:ascii="Times New Roman" w:hAnsi="Times New Roman" w:cs="Times New Roman"/>
        </w:rPr>
        <w:fldChar w:fldCharType="end"/>
      </w:r>
    </w:p>
    <w:sectPr w:rsidR="00672A2F" w:rsidRPr="00AF31F6" w:rsidSect="00472B4F">
      <w:pgSz w:w="12240" w:h="15840"/>
      <w:pgMar w:top="1440" w:right="1440" w:bottom="1440" w:left="200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lemens" w:date="2021-05-05T10:19:00Z" w:initials="CK">
    <w:p w14:paraId="1A023474" w14:textId="6CF06020" w:rsidR="007D2AB1" w:rsidRDefault="007D2AB1">
      <w:pPr>
        <w:pStyle w:val="CommentText"/>
      </w:pPr>
      <w:r>
        <w:rPr>
          <w:rStyle w:val="CommentReference"/>
        </w:rPr>
        <w:annotationRef/>
      </w:r>
      <w:r>
        <w:t xml:space="preserve">This is one explanation but not the only one, so perhaps somewhat bold again. First, we cannot really exclude that the senescence effect would be significant with </w:t>
      </w:r>
      <w:proofErr w:type="gramStart"/>
      <w:r>
        <w:t>e.g.</w:t>
      </w:r>
      <w:proofErr w:type="gramEnd"/>
      <w:r>
        <w:t xml:space="preserve"> 5-10 years more data. Second, yes! our results are consistent with female-female scramble competition but we haven’t really shown that this is the driving force behind the seasonal egg size changes. It could be also a simple adjustment to the seasonal decline in chick survival.</w:t>
      </w:r>
    </w:p>
    <w:p w14:paraId="40B63E7E" w14:textId="77777777" w:rsidR="007D2AB1" w:rsidRDefault="007D2AB1">
      <w:pPr>
        <w:pStyle w:val="CommentText"/>
      </w:pPr>
    </w:p>
    <w:p w14:paraId="20D3BB23" w14:textId="305BA410" w:rsidR="007D2AB1" w:rsidRDefault="007D2AB1">
      <w:pPr>
        <w:pStyle w:val="CommentText"/>
      </w:pPr>
      <w:r>
        <w:t>I would suggest a more neutral title such as “Seasonal and age-related variation in egg size in a long-lived polyandrous shorebird”</w:t>
      </w:r>
    </w:p>
  </w:comment>
  <w:comment w:id="11" w:author="Clemens" w:date="2021-05-05T10:53:00Z" w:initials="CK">
    <w:p w14:paraId="1FE8C162" w14:textId="676374A4" w:rsidR="002269F0" w:rsidRDefault="002269F0">
      <w:pPr>
        <w:pStyle w:val="CommentText"/>
      </w:pPr>
      <w:r>
        <w:rPr>
          <w:rStyle w:val="CommentReference"/>
        </w:rPr>
        <w:annotationRef/>
      </w:r>
      <w:r>
        <w:t>I think it is important to consider this and it would be good to introduce this early not only in the discussion.</w:t>
      </w:r>
    </w:p>
  </w:comment>
  <w:comment w:id="40" w:author="Clemens" w:date="2021-05-05T10:36:00Z" w:initials="CK">
    <w:p w14:paraId="361FB1B1" w14:textId="77777777" w:rsidR="00775D92" w:rsidRDefault="00775D92">
      <w:pPr>
        <w:pStyle w:val="CommentText"/>
      </w:pPr>
      <w:r>
        <w:rPr>
          <w:rStyle w:val="CommentReference"/>
        </w:rPr>
        <w:annotationRef/>
      </w:r>
      <w:r>
        <w:t>One could develop this further, if needed:</w:t>
      </w:r>
    </w:p>
    <w:p w14:paraId="0332AD4B" w14:textId="77777777" w:rsidR="00775D92" w:rsidRDefault="00775D92">
      <w:pPr>
        <w:pStyle w:val="CommentText"/>
      </w:pPr>
      <w:r>
        <w:t>For the second breeding attempt polyandrous females still need a new partner and the</w:t>
      </w:r>
      <w:r w:rsidR="00BF46A2">
        <w:t xml:space="preserve">se might be scarce later in the season, if all have been taken already. </w:t>
      </w:r>
    </w:p>
    <w:p w14:paraId="385203D9" w14:textId="77777777" w:rsidR="00BF46A2" w:rsidRDefault="00BF46A2">
      <w:pPr>
        <w:pStyle w:val="CommentText"/>
      </w:pPr>
    </w:p>
    <w:p w14:paraId="2ADFAD1F" w14:textId="55FBCD07" w:rsidR="00BF46A2" w:rsidRDefault="00BF46A2">
      <w:pPr>
        <w:pStyle w:val="CommentText"/>
      </w:pPr>
      <w:r>
        <w:t xml:space="preserve">Second, the conditions for the chicks might decline through changes in the environment and/or more competition by families over resources. </w:t>
      </w:r>
    </w:p>
  </w:comment>
  <w:comment w:id="64" w:author="Clemens" w:date="2021-05-05T11:07:00Z" w:initials="CK">
    <w:p w14:paraId="47F3ACA5" w14:textId="709DCA5D" w:rsidR="0050697C" w:rsidRDefault="0050697C">
      <w:pPr>
        <w:pStyle w:val="CommentText"/>
      </w:pPr>
      <w:r>
        <w:rPr>
          <w:rStyle w:val="CommentReference"/>
        </w:rPr>
        <w:annotationRef/>
      </w:r>
      <w:r>
        <w:t>Or maybe we open this to “polyandrous plovers”? And include further citations from TS</w:t>
      </w:r>
      <w:r w:rsidR="00CC7413">
        <w:t>’</w:t>
      </w:r>
      <w:r>
        <w:t xml:space="preserve"> work.</w:t>
      </w:r>
      <w:r w:rsidR="00CC7413">
        <w:t xml:space="preserve"> Just because we are nice.</w:t>
      </w:r>
    </w:p>
  </w:comment>
  <w:comment w:id="80" w:author="Clemens" w:date="2021-05-05T11:09:00Z" w:initials="CK">
    <w:p w14:paraId="3D7DBA31" w14:textId="5E62AED1" w:rsidR="00CC7413" w:rsidRDefault="00CC7413">
      <w:pPr>
        <w:pStyle w:val="CommentText"/>
      </w:pPr>
      <w:r>
        <w:rPr>
          <w:rStyle w:val="CommentReference"/>
        </w:rPr>
        <w:annotationRef/>
      </w:r>
      <w:r>
        <w:t xml:space="preserve">Sorry, it should be </w:t>
      </w:r>
      <w:proofErr w:type="spellStart"/>
      <w:r>
        <w:t>Székely</w:t>
      </w:r>
      <w:proofErr w:type="spellEnd"/>
      <w:r>
        <w:t xml:space="preserve"> et al. 2011 or 2008. Because we used those updated methods.</w:t>
      </w:r>
    </w:p>
  </w:comment>
  <w:comment w:id="87" w:author="Clemens" w:date="2021-05-05T11:10:00Z" w:initials="CK">
    <w:p w14:paraId="5185D274" w14:textId="6E1D11B0" w:rsidR="00CC7413" w:rsidRDefault="00CC7413">
      <w:pPr>
        <w:pStyle w:val="CommentText"/>
      </w:pPr>
      <w:r>
        <w:rPr>
          <w:rStyle w:val="CommentReference"/>
        </w:rPr>
        <w:annotationRef/>
      </w:r>
      <w:r>
        <w:t xml:space="preserve">???Then the </w:t>
      </w:r>
      <w:proofErr w:type="spellStart"/>
      <w:r>
        <w:t>laydate</w:t>
      </w:r>
      <w:proofErr w:type="spellEnd"/>
      <w:r>
        <w:t xml:space="preserve"> would be at least 10 days too late. We know already that the nest was at least 10 days when found. Perhaps rather use then an age of 18 days with the logic 25-10=15 and the midpoint of 15 is 8. </w:t>
      </w:r>
    </w:p>
  </w:comment>
  <w:comment w:id="92" w:author="Luke Eberhart-Phillips" w:date="2021-05-03T23:55:00Z" w:initials="LE">
    <w:p w14:paraId="5E7019DC" w14:textId="4F8CACF6" w:rsidR="002E6A21" w:rsidRDefault="002E6A21">
      <w:pPr>
        <w:pStyle w:val="CommentText"/>
      </w:pPr>
      <w:r>
        <w:rPr>
          <w:rStyle w:val="CommentReference"/>
        </w:rPr>
        <w:annotationRef/>
      </w:r>
      <w:r w:rsidR="005771A2">
        <w:rPr>
          <w:noProof/>
        </w:rPr>
        <w:t>Still working on this</w:t>
      </w:r>
    </w:p>
  </w:comment>
  <w:comment w:id="93" w:author="Clemens" w:date="2021-05-05T11:59:00Z" w:initials="CK">
    <w:p w14:paraId="522D19B4" w14:textId="1E0440D3" w:rsidR="00417950" w:rsidRDefault="00417950">
      <w:pPr>
        <w:pStyle w:val="CommentText"/>
      </w:pPr>
      <w:r>
        <w:rPr>
          <w:rStyle w:val="CommentReference"/>
        </w:rPr>
        <w:annotationRef/>
      </w:r>
      <w:r>
        <w:t xml:space="preserve">You determined the best fit to the model using </w:t>
      </w:r>
      <w:proofErr w:type="spellStart"/>
      <w:r>
        <w:t>BaSTA</w:t>
      </w:r>
      <w:proofErr w:type="spellEnd"/>
      <w:r>
        <w:t>.</w:t>
      </w:r>
    </w:p>
  </w:comment>
  <w:comment w:id="99" w:author="Clemens" w:date="2021-05-05T11:59:00Z" w:initials="CK">
    <w:p w14:paraId="3F66D4E4" w14:textId="0B3DCB95" w:rsidR="00417950" w:rsidRDefault="00417950">
      <w:pPr>
        <w:pStyle w:val="CommentText"/>
      </w:pPr>
      <w:r>
        <w:rPr>
          <w:rStyle w:val="CommentReference"/>
        </w:rPr>
        <w:annotationRef/>
      </w:r>
      <w:r>
        <w:t xml:space="preserve">I presume it also included occasionally </w:t>
      </w:r>
      <w:proofErr w:type="spellStart"/>
      <w:r>
        <w:t>unringed</w:t>
      </w:r>
      <w:proofErr w:type="spellEnd"/>
      <w:r>
        <w:t xml:space="preserve"> males?</w:t>
      </w:r>
    </w:p>
  </w:comment>
  <w:comment w:id="110" w:author="Clemens" w:date="2021-05-05T12:04:00Z" w:initials="CK">
    <w:p w14:paraId="089458DE" w14:textId="58C76458" w:rsidR="00417950" w:rsidRDefault="00417950">
      <w:pPr>
        <w:pStyle w:val="CommentText"/>
      </w:pPr>
      <w:r>
        <w:rPr>
          <w:rStyle w:val="CommentReference"/>
        </w:rPr>
        <w:annotationRef/>
      </w:r>
      <w:r>
        <w:t xml:space="preserve">If I remember correctly this is the only </w:t>
      </w:r>
      <w:r w:rsidR="00BE36EE">
        <w:t>reason why a female would stay with her partner for the second time.</w:t>
      </w:r>
    </w:p>
  </w:comment>
  <w:comment w:id="118" w:author="Clemens" w:date="2021-05-05T12:07:00Z" w:initials="CK">
    <w:p w14:paraId="304F644C" w14:textId="73F6C5B8" w:rsidR="00BE36EE" w:rsidRDefault="00BE36EE">
      <w:pPr>
        <w:pStyle w:val="CommentText"/>
      </w:pPr>
      <w:r>
        <w:rPr>
          <w:rStyle w:val="CommentReference"/>
        </w:rPr>
        <w:annotationRef/>
      </w:r>
      <w:r>
        <w:t xml:space="preserve">34 of 425 are 8%. 56 would be 13.2%. If 34 is correct, we would miss 22 females. </w:t>
      </w:r>
    </w:p>
  </w:comment>
  <w:comment w:id="146" w:author="Clemens" w:date="2021-05-05T13:15:00Z" w:initials="CK">
    <w:p w14:paraId="58E534DE" w14:textId="77777777" w:rsidR="00A70019" w:rsidRDefault="00A70019">
      <w:pPr>
        <w:pStyle w:val="CommentText"/>
      </w:pPr>
      <w:r>
        <w:rPr>
          <w:rStyle w:val="CommentReference"/>
        </w:rPr>
        <w:annotationRef/>
      </w:r>
      <w:r>
        <w:t>This is a nice relationship. But how does this allow to address our questions? I wonder whether we should leave this out from the paper.</w:t>
      </w:r>
    </w:p>
    <w:p w14:paraId="59C6E907" w14:textId="77777777" w:rsidR="00A70019" w:rsidRDefault="00A70019">
      <w:pPr>
        <w:pStyle w:val="CommentText"/>
      </w:pPr>
    </w:p>
    <w:p w14:paraId="58872E2C" w14:textId="3CB30646" w:rsidR="00A70019" w:rsidRDefault="00A70019">
      <w:pPr>
        <w:pStyle w:val="CommentText"/>
      </w:pPr>
      <w:r>
        <w:t xml:space="preserve">If you want to keep, add a justification for this analysis such as a positive relationship between chick size and survival. And then bigger chicks could hatch from bigger eggs. On the other hand, </w:t>
      </w:r>
      <w:proofErr w:type="spellStart"/>
      <w:r>
        <w:t>Kriszti</w:t>
      </w:r>
      <w:proofErr w:type="spellEnd"/>
      <w:r>
        <w:t xml:space="preserve"> has already shown that larger chicks don’t survive necessarily better than small chicks.</w:t>
      </w:r>
    </w:p>
  </w:comment>
  <w:comment w:id="158" w:author="Clemens" w:date="2021-05-05T13:28:00Z" w:initials="CK">
    <w:p w14:paraId="7784A32A" w14:textId="3EE0A963" w:rsidR="00655C58" w:rsidRDefault="00655C58">
      <w:pPr>
        <w:pStyle w:val="CommentText"/>
      </w:pPr>
      <w:r>
        <w:rPr>
          <w:rStyle w:val="CommentReference"/>
        </w:rPr>
        <w:annotationRef/>
      </w:r>
      <w:r>
        <w:t>I strongly recommend leaving out the random slopes. If a reviewer asks for it, we can justify it and insert it somewhere but the current writing reads somehow like a cover up.</w:t>
      </w:r>
    </w:p>
  </w:comment>
  <w:comment w:id="155" w:author="Clemens" w:date="2021-05-05T13:24:00Z" w:initials="CK">
    <w:p w14:paraId="2ABC7644" w14:textId="6D855BEB" w:rsidR="00655C58" w:rsidRDefault="00655C58">
      <w:pPr>
        <w:pStyle w:val="CommentText"/>
      </w:pPr>
      <w:r>
        <w:rPr>
          <w:rStyle w:val="CommentReference"/>
        </w:rPr>
        <w:annotationRef/>
      </w:r>
      <w:r>
        <w:t>Nice!!!!</w:t>
      </w:r>
    </w:p>
  </w:comment>
  <w:comment w:id="164" w:author="Clemens" w:date="2021-05-05T13:31:00Z" w:initials="CK">
    <w:p w14:paraId="61BB89D2" w14:textId="3CC540DC" w:rsidR="00655C58" w:rsidRDefault="00655C58">
      <w:pPr>
        <w:pStyle w:val="CommentText"/>
      </w:pPr>
      <w:r>
        <w:rPr>
          <w:rStyle w:val="CommentReference"/>
        </w:rPr>
        <w:annotationRef/>
      </w:r>
      <w:r>
        <w:t>2006-20 is 15 years. I know that 14 years is technically correct because 2014 is missing but let’s keep it simple.</w:t>
      </w:r>
    </w:p>
  </w:comment>
  <w:comment w:id="165" w:author="Clemens" w:date="2021-05-05T13:32:00Z" w:initials="CK">
    <w:p w14:paraId="5EBBBC82" w14:textId="2A828983" w:rsidR="00655C58" w:rsidRDefault="00655C58">
      <w:pPr>
        <w:pStyle w:val="CommentText"/>
      </w:pPr>
      <w:r>
        <w:rPr>
          <w:rStyle w:val="CommentReference"/>
        </w:rPr>
        <w:annotationRef/>
      </w:r>
      <w:r>
        <w:t>Minor comment: Is there a reason to switch from mm to cm? The eggs were measured to the nearest 1/10 of mm.</w:t>
      </w:r>
    </w:p>
  </w:comment>
  <w:comment w:id="166" w:author="Clemens" w:date="2021-05-05T13:34:00Z" w:initials="CK">
    <w:p w14:paraId="38FF8DBE" w14:textId="58B222C3" w:rsidR="00E414F3" w:rsidRDefault="00E414F3">
      <w:pPr>
        <w:pStyle w:val="CommentText"/>
      </w:pPr>
      <w:r>
        <w:rPr>
          <w:rStyle w:val="CommentReference"/>
        </w:rPr>
        <w:annotationRef/>
      </w:r>
      <w:r>
        <w:t>Not convinced that we need that.</w:t>
      </w:r>
    </w:p>
  </w:comment>
  <w:comment w:id="209" w:author="Clemens" w:date="2021-05-05T13:35:00Z" w:initials="CK">
    <w:p w14:paraId="46DEF050" w14:textId="1D131AA0" w:rsidR="00E414F3" w:rsidRDefault="00E414F3">
      <w:pPr>
        <w:pStyle w:val="CommentText"/>
      </w:pPr>
      <w:r>
        <w:rPr>
          <w:rStyle w:val="CommentReference"/>
        </w:rPr>
        <w:annotationRef/>
      </w:r>
      <w:r>
        <w:t>Nice!</w:t>
      </w:r>
    </w:p>
  </w:comment>
  <w:comment w:id="210" w:author="Clemens" w:date="2021-05-05T13:36:00Z" w:initials="CK">
    <w:p w14:paraId="4F1935DB" w14:textId="2B1BAA3A" w:rsidR="00E414F3" w:rsidRDefault="00E414F3">
      <w:pPr>
        <w:pStyle w:val="CommentText"/>
      </w:pPr>
      <w:r>
        <w:rPr>
          <w:rStyle w:val="CommentReference"/>
        </w:rPr>
        <w:annotationRef/>
      </w:r>
      <w:r>
        <w:t>What is the difference between tenure and average age span?</w:t>
      </w:r>
    </w:p>
  </w:comment>
  <w:comment w:id="214" w:author="Clemens" w:date="2021-05-05T13:52:00Z" w:initials="CK">
    <w:p w14:paraId="4FD3601C" w14:textId="68187486" w:rsidR="00AB5409" w:rsidRDefault="00AB5409">
      <w:pPr>
        <w:pStyle w:val="CommentText"/>
      </w:pPr>
      <w:r>
        <w:rPr>
          <w:rStyle w:val="CommentReference"/>
        </w:rPr>
        <w:annotationRef/>
      </w:r>
      <w:r>
        <w:t>Sorry to warm this up again but I think including the test for the age-polyandry-relationship would make a lot of sense. In the end, multiple breeding attempts is also a form of reproductive investment that might have a relationship with senescence.</w:t>
      </w:r>
    </w:p>
    <w:p w14:paraId="216D6A89" w14:textId="77777777" w:rsidR="00AB5409" w:rsidRDefault="00AB5409">
      <w:pPr>
        <w:pStyle w:val="CommentText"/>
      </w:pPr>
    </w:p>
    <w:p w14:paraId="14DB266E" w14:textId="561CB034" w:rsidR="00AB5409" w:rsidRDefault="00AB5409">
      <w:pPr>
        <w:pStyle w:val="CommentText"/>
      </w:pPr>
      <w:r>
        <w:t xml:space="preserve">Also, there are the classic suggestions that female polyandry is positively correlated with age. </w:t>
      </w:r>
    </w:p>
  </w:comment>
  <w:comment w:id="218" w:author="Clemens" w:date="2021-05-05T14:00:00Z" w:initials="CK">
    <w:p w14:paraId="0F0E13B2" w14:textId="2FBFC551" w:rsidR="00AB5409" w:rsidRDefault="00AB5409">
      <w:pPr>
        <w:pStyle w:val="CommentText"/>
      </w:pPr>
      <w:r>
        <w:rPr>
          <w:rStyle w:val="CommentReference"/>
        </w:rPr>
        <w:annotationRef/>
      </w:r>
      <w:r>
        <w:t>Check value</w:t>
      </w:r>
      <w:r w:rsidR="0019487E">
        <w:t>, should be smaller than 1. Perhaps 0.07 according to Figure S3?!</w:t>
      </w:r>
    </w:p>
  </w:comment>
  <w:comment w:id="219" w:author="Clemens" w:date="2021-05-05T13:57:00Z" w:initials="CK">
    <w:p w14:paraId="6A740792" w14:textId="77777777" w:rsidR="00AB5409" w:rsidRDefault="00AB5409">
      <w:pPr>
        <w:pStyle w:val="CommentText"/>
      </w:pPr>
      <w:r>
        <w:rPr>
          <w:rStyle w:val="CommentReference"/>
        </w:rPr>
        <w:annotationRef/>
      </w:r>
      <w:r>
        <w:t xml:space="preserve">Wow this is a big discrepancy to the impression that Figure 2 gives. According to this figure most females are polyandrous at least once! </w:t>
      </w:r>
    </w:p>
    <w:p w14:paraId="6CBC09C9" w14:textId="77777777" w:rsidR="00AB5409" w:rsidRDefault="00AB5409">
      <w:pPr>
        <w:pStyle w:val="CommentText"/>
      </w:pPr>
    </w:p>
    <w:p w14:paraId="7056EDE0" w14:textId="77777777" w:rsidR="00AB5409" w:rsidRDefault="00AB5409">
      <w:pPr>
        <w:pStyle w:val="CommentText"/>
      </w:pPr>
      <w:r>
        <w:t>This suggests that transient figures (</w:t>
      </w:r>
      <w:proofErr w:type="gramStart"/>
      <w:r>
        <w:t>i.e.</w:t>
      </w:r>
      <w:proofErr w:type="gramEnd"/>
      <w:r>
        <w:t xml:space="preserve"> those observed in at most two years) have a much lower probability of being polyandrous!</w:t>
      </w:r>
    </w:p>
    <w:p w14:paraId="3D14FD01" w14:textId="77777777" w:rsidR="00AB5409" w:rsidRDefault="00AB5409">
      <w:pPr>
        <w:pStyle w:val="CommentText"/>
      </w:pPr>
    </w:p>
    <w:p w14:paraId="4C42D9B7" w14:textId="4AE34D3B" w:rsidR="00AB5409" w:rsidRDefault="00AB5409">
      <w:pPr>
        <w:pStyle w:val="CommentText"/>
      </w:pPr>
      <w:r>
        <w:t>I don’t know whether we have to get into this in detail. We could also just drop this final sentence? It’s a very descriptive result anyway.</w:t>
      </w:r>
    </w:p>
  </w:comment>
  <w:comment w:id="220" w:author="Clemens" w:date="2021-05-05T14:03:00Z" w:initials="CK">
    <w:p w14:paraId="6A087622" w14:textId="33D22103" w:rsidR="0019487E" w:rsidRDefault="0019487E">
      <w:pPr>
        <w:pStyle w:val="CommentText"/>
      </w:pPr>
      <w:r>
        <w:rPr>
          <w:rStyle w:val="CommentReference"/>
        </w:rPr>
        <w:annotationRef/>
      </w:r>
      <w:r>
        <w:t>Correct?</w:t>
      </w:r>
    </w:p>
  </w:comment>
  <w:comment w:id="300" w:author="Clemens" w:date="2021-05-05T14:22:00Z" w:initials="CK">
    <w:p w14:paraId="5D83A952" w14:textId="32FDAEEA" w:rsidR="00130683" w:rsidRDefault="00130683">
      <w:pPr>
        <w:pStyle w:val="CommentText"/>
      </w:pPr>
      <w:r>
        <w:rPr>
          <w:rStyle w:val="CommentReference"/>
        </w:rPr>
        <w:annotationRef/>
      </w:r>
      <w:r>
        <w:t>Formatting error.</w:t>
      </w:r>
    </w:p>
  </w:comment>
  <w:comment w:id="465" w:author="Clemens" w:date="2021-05-05T15:19:00Z" w:initials="CK">
    <w:p w14:paraId="1CD91292" w14:textId="067A6B6E" w:rsidR="006F1356" w:rsidRDefault="006F1356">
      <w:pPr>
        <w:pStyle w:val="CommentText"/>
      </w:pPr>
      <w:r>
        <w:rPr>
          <w:rStyle w:val="CommentReference"/>
        </w:rPr>
        <w:annotationRef/>
      </w:r>
      <w:r>
        <w:t>This is very strong!!! Well done.</w:t>
      </w:r>
    </w:p>
  </w:comment>
  <w:comment w:id="478" w:author="Clemens" w:date="2021-05-05T15:21:00Z" w:initials="CK">
    <w:p w14:paraId="09C90D23" w14:textId="1653187F" w:rsidR="006F1356" w:rsidRDefault="006F1356">
      <w:pPr>
        <w:pStyle w:val="CommentText"/>
      </w:pPr>
      <w:r>
        <w:rPr>
          <w:rStyle w:val="CommentReference"/>
        </w:rPr>
        <w:annotationRef/>
      </w:r>
      <w:r>
        <w:t>I feel that this is not necessary.</w:t>
      </w:r>
    </w:p>
  </w:comment>
  <w:comment w:id="489" w:author="Clemens" w:date="2021-05-05T15:33:00Z" w:initials="CK">
    <w:p w14:paraId="7CFD5B07" w14:textId="7A01F36B" w:rsidR="00971CE9" w:rsidRDefault="00971CE9">
      <w:pPr>
        <w:pStyle w:val="CommentText"/>
      </w:pPr>
      <w:r>
        <w:rPr>
          <w:rStyle w:val="CommentReference"/>
        </w:rPr>
        <w:annotationRef/>
      </w:r>
      <w:r>
        <w:t>Very cool!</w:t>
      </w:r>
    </w:p>
  </w:comment>
  <w:comment w:id="490" w:author="Clemens" w:date="2021-05-05T15:33:00Z" w:initials="CK">
    <w:p w14:paraId="367B7562" w14:textId="05FE777C" w:rsidR="00971CE9" w:rsidRDefault="00971CE9">
      <w:pPr>
        <w:pStyle w:val="CommentText"/>
      </w:pPr>
      <w:r>
        <w:rPr>
          <w:rStyle w:val="CommentReference"/>
        </w:rPr>
        <w:annotationRef/>
      </w:r>
      <w:r>
        <w:t>Should be “lay date model”?</w:t>
      </w:r>
    </w:p>
  </w:comment>
  <w:comment w:id="492" w:author="Clemens" w:date="2021-05-05T15:37:00Z" w:initials="CK">
    <w:p w14:paraId="73E682E0" w14:textId="6CFAE2ED" w:rsidR="00971CE9" w:rsidRDefault="00971CE9">
      <w:pPr>
        <w:pStyle w:val="CommentText"/>
      </w:pPr>
      <w:r>
        <w:rPr>
          <w:rStyle w:val="CommentReference"/>
        </w:rPr>
        <w:annotationRef/>
      </w:r>
      <w:r>
        <w:t>Needed?</w:t>
      </w:r>
    </w:p>
  </w:comment>
  <w:comment w:id="493" w:author="Clemens" w:date="2021-05-05T15:38:00Z" w:initials="CK">
    <w:p w14:paraId="67FD30DD" w14:textId="08C6396B" w:rsidR="00971CE9" w:rsidRDefault="00971CE9">
      <w:pPr>
        <w:pStyle w:val="CommentText"/>
      </w:pPr>
      <w:r>
        <w:rPr>
          <w:rStyle w:val="CommentReference"/>
        </w:rPr>
        <w:annotationRef/>
      </w:r>
      <w:r>
        <w:t>Can you include age estimates into this model?</w:t>
      </w:r>
    </w:p>
  </w:comment>
  <w:comment w:id="496" w:author="Clemens" w:date="2021-05-05T15:39:00Z" w:initials="CK">
    <w:p w14:paraId="23885F05" w14:textId="77DE30A7" w:rsidR="00971CE9" w:rsidRDefault="00971CE9">
      <w:pPr>
        <w:pStyle w:val="CommentText"/>
      </w:pPr>
      <w:r>
        <w:rPr>
          <w:rStyle w:val="CommentReference"/>
        </w:rPr>
        <w:annotationRef/>
      </w:r>
      <w:r>
        <w:t>Needed?</w:t>
      </w:r>
    </w:p>
  </w:comment>
  <w:comment w:id="497" w:author="Clemens" w:date="2021-05-05T15:41:00Z" w:initials="CK">
    <w:p w14:paraId="2B84F37D" w14:textId="6B1033C0" w:rsidR="00971CE9" w:rsidRDefault="00971CE9">
      <w:pPr>
        <w:pStyle w:val="CommentText"/>
      </w:pPr>
      <w:r>
        <w:rPr>
          <w:rStyle w:val="CommentReference"/>
        </w:rPr>
        <w:annotationRef/>
      </w:r>
      <w:r>
        <w:t>Maybe include a blue line here for the mean estimate? This is hard to figure out at least for B &amp; E where the uncertainty is higher.</w:t>
      </w:r>
    </w:p>
  </w:comment>
  <w:comment w:id="498" w:author="Luke Eberhart-Phillips" w:date="2021-05-04T01:37:00Z" w:initials="LE">
    <w:p w14:paraId="172CBB2D" w14:textId="63211176" w:rsidR="0010718D" w:rsidRDefault="0010718D">
      <w:pPr>
        <w:pStyle w:val="CommentText"/>
      </w:pPr>
      <w:r>
        <w:rPr>
          <w:rStyle w:val="CommentReference"/>
        </w:rPr>
        <w:annotationRef/>
      </w:r>
      <w:r w:rsidR="000256EB">
        <w:rPr>
          <w:noProof/>
        </w:rPr>
        <w:t>STill working on the Rmd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0D3BB23" w15:done="0"/>
  <w15:commentEx w15:paraId="1FE8C162" w15:done="0"/>
  <w15:commentEx w15:paraId="2ADFAD1F" w15:done="0"/>
  <w15:commentEx w15:paraId="47F3ACA5" w15:done="0"/>
  <w15:commentEx w15:paraId="3D7DBA31" w15:done="0"/>
  <w15:commentEx w15:paraId="5185D274" w15:done="0"/>
  <w15:commentEx w15:paraId="5E7019DC" w15:done="0"/>
  <w15:commentEx w15:paraId="522D19B4" w15:done="0"/>
  <w15:commentEx w15:paraId="3F66D4E4" w15:done="0"/>
  <w15:commentEx w15:paraId="089458DE" w15:done="0"/>
  <w15:commentEx w15:paraId="304F644C" w15:done="0"/>
  <w15:commentEx w15:paraId="58872E2C" w15:done="0"/>
  <w15:commentEx w15:paraId="7784A32A" w15:done="0"/>
  <w15:commentEx w15:paraId="2ABC7644" w15:done="0"/>
  <w15:commentEx w15:paraId="61BB89D2" w15:done="0"/>
  <w15:commentEx w15:paraId="5EBBBC82" w15:done="0"/>
  <w15:commentEx w15:paraId="38FF8DBE" w15:done="0"/>
  <w15:commentEx w15:paraId="46DEF050" w15:done="0"/>
  <w15:commentEx w15:paraId="4F1935DB" w15:done="0"/>
  <w15:commentEx w15:paraId="14DB266E" w15:done="0"/>
  <w15:commentEx w15:paraId="0F0E13B2" w15:done="0"/>
  <w15:commentEx w15:paraId="4C42D9B7" w15:done="0"/>
  <w15:commentEx w15:paraId="6A087622" w15:done="0"/>
  <w15:commentEx w15:paraId="5D83A952" w15:done="0"/>
  <w15:commentEx w15:paraId="1CD91292" w15:done="0"/>
  <w15:commentEx w15:paraId="09C90D23" w15:done="0"/>
  <w15:commentEx w15:paraId="7CFD5B07" w15:done="0"/>
  <w15:commentEx w15:paraId="367B7562" w15:done="0"/>
  <w15:commentEx w15:paraId="73E682E0" w15:done="0"/>
  <w15:commentEx w15:paraId="67FD30DD" w15:done="0"/>
  <w15:commentEx w15:paraId="23885F05" w15:done="0"/>
  <w15:commentEx w15:paraId="2B84F37D" w15:done="0"/>
  <w15:commentEx w15:paraId="172CBB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CEFB2" w16cex:dateUtc="2021-05-05T08:19:00Z"/>
  <w16cex:commentExtensible w16cex:durableId="243CF79A" w16cex:dateUtc="2021-05-05T08:53:00Z"/>
  <w16cex:commentExtensible w16cex:durableId="243CF3A6" w16cex:dateUtc="2021-05-05T08:36:00Z"/>
  <w16cex:commentExtensible w16cex:durableId="243CFAE8" w16cex:dateUtc="2021-05-05T09:07:00Z"/>
  <w16cex:commentExtensible w16cex:durableId="243CFB63" w16cex:dateUtc="2021-05-05T09:09:00Z"/>
  <w16cex:commentExtensible w16cex:durableId="243CFBB9" w16cex:dateUtc="2021-05-05T09:10:00Z"/>
  <w16cex:commentExtensible w16cex:durableId="243B0BEF" w16cex:dateUtc="2021-05-03T21:55:00Z"/>
  <w16cex:commentExtensible w16cex:durableId="243D073B" w16cex:dateUtc="2021-05-05T09:59:00Z"/>
  <w16cex:commentExtensible w16cex:durableId="243D0704" w16cex:dateUtc="2021-05-05T09:59:00Z"/>
  <w16cex:commentExtensible w16cex:durableId="243D0833" w16cex:dateUtc="2021-05-05T10:04:00Z"/>
  <w16cex:commentExtensible w16cex:durableId="243D090E" w16cex:dateUtc="2021-05-05T10:07:00Z"/>
  <w16cex:commentExtensible w16cex:durableId="243D190B" w16cex:dateUtc="2021-05-05T11:15:00Z"/>
  <w16cex:commentExtensible w16cex:durableId="243D1BEC" w16cex:dateUtc="2021-05-05T11:28:00Z"/>
  <w16cex:commentExtensible w16cex:durableId="243D1B27" w16cex:dateUtc="2021-05-05T11:24:00Z"/>
  <w16cex:commentExtensible w16cex:durableId="243D1C9D" w16cex:dateUtc="2021-05-05T11:31:00Z"/>
  <w16cex:commentExtensible w16cex:durableId="243D1CF4" w16cex:dateUtc="2021-05-05T11:32:00Z"/>
  <w16cex:commentExtensible w16cex:durableId="243D1D5F" w16cex:dateUtc="2021-05-05T11:34:00Z"/>
  <w16cex:commentExtensible w16cex:durableId="243D1D93" w16cex:dateUtc="2021-05-05T11:35:00Z"/>
  <w16cex:commentExtensible w16cex:durableId="243D1DDB" w16cex:dateUtc="2021-05-05T11:36:00Z"/>
  <w16cex:commentExtensible w16cex:durableId="243D2187" w16cex:dateUtc="2021-05-05T11:52:00Z"/>
  <w16cex:commentExtensible w16cex:durableId="243D238B" w16cex:dateUtc="2021-05-05T12:00:00Z"/>
  <w16cex:commentExtensible w16cex:durableId="243D22D1" w16cex:dateUtc="2021-05-05T11:57:00Z"/>
  <w16cex:commentExtensible w16cex:durableId="243D2435" w16cex:dateUtc="2021-05-05T12:03:00Z"/>
  <w16cex:commentExtensible w16cex:durableId="243D28AE" w16cex:dateUtc="2021-05-05T12:22:00Z"/>
  <w16cex:commentExtensible w16cex:durableId="243D3611" w16cex:dateUtc="2021-05-05T13:19:00Z"/>
  <w16cex:commentExtensible w16cex:durableId="243D366F" w16cex:dateUtc="2021-05-05T13:21:00Z"/>
  <w16cex:commentExtensible w16cex:durableId="243D392D" w16cex:dateUtc="2021-05-05T13:33:00Z"/>
  <w16cex:commentExtensible w16cex:durableId="243D394C" w16cex:dateUtc="2021-05-05T13:33:00Z"/>
  <w16cex:commentExtensible w16cex:durableId="243D3A3F" w16cex:dateUtc="2021-05-05T13:37:00Z"/>
  <w16cex:commentExtensible w16cex:durableId="243D3A65" w16cex:dateUtc="2021-05-05T13:38:00Z"/>
  <w16cex:commentExtensible w16cex:durableId="243D3A9E" w16cex:dateUtc="2021-05-05T13:39:00Z"/>
  <w16cex:commentExtensible w16cex:durableId="243D3B32" w16cex:dateUtc="2021-05-05T13:41:00Z"/>
  <w16cex:commentExtensible w16cex:durableId="243B23BD" w16cex:dateUtc="2021-05-03T23: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0D3BB23" w16cid:durableId="243CEFB2"/>
  <w16cid:commentId w16cid:paraId="1FE8C162" w16cid:durableId="243CF79A"/>
  <w16cid:commentId w16cid:paraId="2ADFAD1F" w16cid:durableId="243CF3A6"/>
  <w16cid:commentId w16cid:paraId="47F3ACA5" w16cid:durableId="243CFAE8"/>
  <w16cid:commentId w16cid:paraId="3D7DBA31" w16cid:durableId="243CFB63"/>
  <w16cid:commentId w16cid:paraId="5185D274" w16cid:durableId="243CFBB9"/>
  <w16cid:commentId w16cid:paraId="5E7019DC" w16cid:durableId="243B0BEF"/>
  <w16cid:commentId w16cid:paraId="522D19B4" w16cid:durableId="243D073B"/>
  <w16cid:commentId w16cid:paraId="3F66D4E4" w16cid:durableId="243D0704"/>
  <w16cid:commentId w16cid:paraId="089458DE" w16cid:durableId="243D0833"/>
  <w16cid:commentId w16cid:paraId="304F644C" w16cid:durableId="243D090E"/>
  <w16cid:commentId w16cid:paraId="58872E2C" w16cid:durableId="243D190B"/>
  <w16cid:commentId w16cid:paraId="7784A32A" w16cid:durableId="243D1BEC"/>
  <w16cid:commentId w16cid:paraId="2ABC7644" w16cid:durableId="243D1B27"/>
  <w16cid:commentId w16cid:paraId="61BB89D2" w16cid:durableId="243D1C9D"/>
  <w16cid:commentId w16cid:paraId="5EBBBC82" w16cid:durableId="243D1CF4"/>
  <w16cid:commentId w16cid:paraId="38FF8DBE" w16cid:durableId="243D1D5F"/>
  <w16cid:commentId w16cid:paraId="46DEF050" w16cid:durableId="243D1D93"/>
  <w16cid:commentId w16cid:paraId="4F1935DB" w16cid:durableId="243D1DDB"/>
  <w16cid:commentId w16cid:paraId="14DB266E" w16cid:durableId="243D2187"/>
  <w16cid:commentId w16cid:paraId="0F0E13B2" w16cid:durableId="243D238B"/>
  <w16cid:commentId w16cid:paraId="4C42D9B7" w16cid:durableId="243D22D1"/>
  <w16cid:commentId w16cid:paraId="6A087622" w16cid:durableId="243D2435"/>
  <w16cid:commentId w16cid:paraId="5D83A952" w16cid:durableId="243D28AE"/>
  <w16cid:commentId w16cid:paraId="1CD91292" w16cid:durableId="243D3611"/>
  <w16cid:commentId w16cid:paraId="09C90D23" w16cid:durableId="243D366F"/>
  <w16cid:commentId w16cid:paraId="7CFD5B07" w16cid:durableId="243D392D"/>
  <w16cid:commentId w16cid:paraId="367B7562" w16cid:durableId="243D394C"/>
  <w16cid:commentId w16cid:paraId="73E682E0" w16cid:durableId="243D3A3F"/>
  <w16cid:commentId w16cid:paraId="67FD30DD" w16cid:durableId="243D3A65"/>
  <w16cid:commentId w16cid:paraId="23885F05" w16cid:durableId="243D3A9E"/>
  <w16cid:commentId w16cid:paraId="2B84F37D" w16cid:durableId="243D3B32"/>
  <w16cid:commentId w16cid:paraId="172CBB2D" w16cid:durableId="243B23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B3DF67" w14:textId="77777777" w:rsidR="00407296" w:rsidRDefault="00407296" w:rsidP="00E62D99">
      <w:r>
        <w:separator/>
      </w:r>
    </w:p>
  </w:endnote>
  <w:endnote w:type="continuationSeparator" w:id="0">
    <w:p w14:paraId="5ACBABC5" w14:textId="77777777" w:rsidR="00407296" w:rsidRDefault="00407296" w:rsidP="00E62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A70A42" w14:textId="77777777" w:rsidR="00407296" w:rsidRDefault="00407296" w:rsidP="00E62D99">
      <w:r>
        <w:separator/>
      </w:r>
    </w:p>
  </w:footnote>
  <w:footnote w:type="continuationSeparator" w:id="0">
    <w:p w14:paraId="38117D1A" w14:textId="77777777" w:rsidR="00407296" w:rsidRDefault="00407296" w:rsidP="00E62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5437C"/>
    <w:multiLevelType w:val="hybridMultilevel"/>
    <w:tmpl w:val="3AB80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B0421"/>
    <w:multiLevelType w:val="hybridMultilevel"/>
    <w:tmpl w:val="C4D470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E8365F"/>
    <w:multiLevelType w:val="hybridMultilevel"/>
    <w:tmpl w:val="4AB2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3647FA"/>
    <w:multiLevelType w:val="hybridMultilevel"/>
    <w:tmpl w:val="EF701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lemens">
    <w15:presenceInfo w15:providerId="None" w15:userId="Clemens"/>
  </w15:person>
  <w15:person w15:author="Luke Eberhart-Phillips">
    <w15:presenceInfo w15:providerId="None" w15:userId="Luke Eberhart-Phillip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96"/>
    <w:rsid w:val="00005A90"/>
    <w:rsid w:val="00007096"/>
    <w:rsid w:val="00012113"/>
    <w:rsid w:val="000239A8"/>
    <w:rsid w:val="000256EB"/>
    <w:rsid w:val="00025F7F"/>
    <w:rsid w:val="00026CCF"/>
    <w:rsid w:val="00036F8B"/>
    <w:rsid w:val="0004122B"/>
    <w:rsid w:val="00052EB2"/>
    <w:rsid w:val="000612A1"/>
    <w:rsid w:val="00062D45"/>
    <w:rsid w:val="00063418"/>
    <w:rsid w:val="000635FB"/>
    <w:rsid w:val="0007156F"/>
    <w:rsid w:val="00090210"/>
    <w:rsid w:val="00094EEE"/>
    <w:rsid w:val="000A629C"/>
    <w:rsid w:val="000B372A"/>
    <w:rsid w:val="000B5CE4"/>
    <w:rsid w:val="000C2FA5"/>
    <w:rsid w:val="000D5A96"/>
    <w:rsid w:val="00101863"/>
    <w:rsid w:val="00101D7A"/>
    <w:rsid w:val="001041B1"/>
    <w:rsid w:val="0010718D"/>
    <w:rsid w:val="001123AA"/>
    <w:rsid w:val="0011454B"/>
    <w:rsid w:val="00130683"/>
    <w:rsid w:val="00132CB7"/>
    <w:rsid w:val="00137473"/>
    <w:rsid w:val="0014397F"/>
    <w:rsid w:val="001519A8"/>
    <w:rsid w:val="00156907"/>
    <w:rsid w:val="00161FBD"/>
    <w:rsid w:val="00163465"/>
    <w:rsid w:val="00166DE5"/>
    <w:rsid w:val="00186BEB"/>
    <w:rsid w:val="0019487E"/>
    <w:rsid w:val="00195EE5"/>
    <w:rsid w:val="001A056B"/>
    <w:rsid w:val="001A15F4"/>
    <w:rsid w:val="001B4FBA"/>
    <w:rsid w:val="001E10D3"/>
    <w:rsid w:val="001F0AEB"/>
    <w:rsid w:val="00201E9E"/>
    <w:rsid w:val="002033EB"/>
    <w:rsid w:val="00203C71"/>
    <w:rsid w:val="0022324B"/>
    <w:rsid w:val="002269F0"/>
    <w:rsid w:val="00231AB0"/>
    <w:rsid w:val="00232D94"/>
    <w:rsid w:val="0023392D"/>
    <w:rsid w:val="00235680"/>
    <w:rsid w:val="00240387"/>
    <w:rsid w:val="00241BFE"/>
    <w:rsid w:val="0024462C"/>
    <w:rsid w:val="002458DE"/>
    <w:rsid w:val="00245E21"/>
    <w:rsid w:val="00247493"/>
    <w:rsid w:val="00247EE9"/>
    <w:rsid w:val="00252F8C"/>
    <w:rsid w:val="00253832"/>
    <w:rsid w:val="002600AB"/>
    <w:rsid w:val="0026030B"/>
    <w:rsid w:val="00263B26"/>
    <w:rsid w:val="00263E57"/>
    <w:rsid w:val="00267F18"/>
    <w:rsid w:val="002727E7"/>
    <w:rsid w:val="002829C7"/>
    <w:rsid w:val="002859A8"/>
    <w:rsid w:val="00292808"/>
    <w:rsid w:val="002A0834"/>
    <w:rsid w:val="002A1C71"/>
    <w:rsid w:val="002A3B2A"/>
    <w:rsid w:val="002A6B5F"/>
    <w:rsid w:val="002B3C04"/>
    <w:rsid w:val="002C0726"/>
    <w:rsid w:val="002E345F"/>
    <w:rsid w:val="002E6A21"/>
    <w:rsid w:val="002F4866"/>
    <w:rsid w:val="0030380B"/>
    <w:rsid w:val="00307766"/>
    <w:rsid w:val="00310801"/>
    <w:rsid w:val="00312641"/>
    <w:rsid w:val="00312BC2"/>
    <w:rsid w:val="00312C2D"/>
    <w:rsid w:val="003150BA"/>
    <w:rsid w:val="00316A0D"/>
    <w:rsid w:val="0031797F"/>
    <w:rsid w:val="0032753D"/>
    <w:rsid w:val="003330E2"/>
    <w:rsid w:val="00333CC6"/>
    <w:rsid w:val="00347764"/>
    <w:rsid w:val="00350543"/>
    <w:rsid w:val="00351AF2"/>
    <w:rsid w:val="0036336B"/>
    <w:rsid w:val="00383185"/>
    <w:rsid w:val="00384C88"/>
    <w:rsid w:val="00394746"/>
    <w:rsid w:val="0039494F"/>
    <w:rsid w:val="003A4D95"/>
    <w:rsid w:val="003C67DD"/>
    <w:rsid w:val="003E21E4"/>
    <w:rsid w:val="003E6F95"/>
    <w:rsid w:val="003E71CF"/>
    <w:rsid w:val="003E7820"/>
    <w:rsid w:val="003F1368"/>
    <w:rsid w:val="003F1FF2"/>
    <w:rsid w:val="003F3057"/>
    <w:rsid w:val="003F4612"/>
    <w:rsid w:val="00401823"/>
    <w:rsid w:val="00407296"/>
    <w:rsid w:val="004113A0"/>
    <w:rsid w:val="00411750"/>
    <w:rsid w:val="00417950"/>
    <w:rsid w:val="00417D61"/>
    <w:rsid w:val="00427514"/>
    <w:rsid w:val="004306F0"/>
    <w:rsid w:val="00442AFC"/>
    <w:rsid w:val="00445F65"/>
    <w:rsid w:val="0045217F"/>
    <w:rsid w:val="004565E1"/>
    <w:rsid w:val="00471604"/>
    <w:rsid w:val="00472B4F"/>
    <w:rsid w:val="00475086"/>
    <w:rsid w:val="004910E7"/>
    <w:rsid w:val="00492074"/>
    <w:rsid w:val="004946AC"/>
    <w:rsid w:val="00494736"/>
    <w:rsid w:val="00495FFC"/>
    <w:rsid w:val="004C67A7"/>
    <w:rsid w:val="004D0585"/>
    <w:rsid w:val="004D376D"/>
    <w:rsid w:val="004D6F5F"/>
    <w:rsid w:val="004F4C60"/>
    <w:rsid w:val="004F61D4"/>
    <w:rsid w:val="00503408"/>
    <w:rsid w:val="0050697C"/>
    <w:rsid w:val="0052115E"/>
    <w:rsid w:val="00527EF8"/>
    <w:rsid w:val="00542BEA"/>
    <w:rsid w:val="00552393"/>
    <w:rsid w:val="00554318"/>
    <w:rsid w:val="0055650A"/>
    <w:rsid w:val="00563689"/>
    <w:rsid w:val="00566330"/>
    <w:rsid w:val="005702FA"/>
    <w:rsid w:val="005753D4"/>
    <w:rsid w:val="005771A2"/>
    <w:rsid w:val="0058435A"/>
    <w:rsid w:val="00584A1F"/>
    <w:rsid w:val="00593B07"/>
    <w:rsid w:val="005A5D62"/>
    <w:rsid w:val="005A7ADF"/>
    <w:rsid w:val="005B1853"/>
    <w:rsid w:val="005B1EEA"/>
    <w:rsid w:val="005B3C25"/>
    <w:rsid w:val="005B3C51"/>
    <w:rsid w:val="005B3D5C"/>
    <w:rsid w:val="005C33D5"/>
    <w:rsid w:val="005D1666"/>
    <w:rsid w:val="005D6BBE"/>
    <w:rsid w:val="005E3F2A"/>
    <w:rsid w:val="005E5B98"/>
    <w:rsid w:val="005F1AA6"/>
    <w:rsid w:val="005F4E3F"/>
    <w:rsid w:val="005F64B8"/>
    <w:rsid w:val="006015CC"/>
    <w:rsid w:val="00603B41"/>
    <w:rsid w:val="00621777"/>
    <w:rsid w:val="00626725"/>
    <w:rsid w:val="00627FB1"/>
    <w:rsid w:val="00631453"/>
    <w:rsid w:val="006363DA"/>
    <w:rsid w:val="00644A3D"/>
    <w:rsid w:val="00652614"/>
    <w:rsid w:val="00655C58"/>
    <w:rsid w:val="0066049A"/>
    <w:rsid w:val="00662E15"/>
    <w:rsid w:val="00672A2F"/>
    <w:rsid w:val="00695D16"/>
    <w:rsid w:val="006A54B3"/>
    <w:rsid w:val="006B3924"/>
    <w:rsid w:val="006B3C55"/>
    <w:rsid w:val="006C095A"/>
    <w:rsid w:val="006C0DDF"/>
    <w:rsid w:val="006C1B1E"/>
    <w:rsid w:val="006D0E78"/>
    <w:rsid w:val="006E4CA3"/>
    <w:rsid w:val="006F1356"/>
    <w:rsid w:val="00703261"/>
    <w:rsid w:val="00713568"/>
    <w:rsid w:val="007158DD"/>
    <w:rsid w:val="007257AB"/>
    <w:rsid w:val="0073405E"/>
    <w:rsid w:val="007347B1"/>
    <w:rsid w:val="007355CC"/>
    <w:rsid w:val="007400A1"/>
    <w:rsid w:val="007420D4"/>
    <w:rsid w:val="00745246"/>
    <w:rsid w:val="007460DA"/>
    <w:rsid w:val="00757752"/>
    <w:rsid w:val="007646C9"/>
    <w:rsid w:val="00765560"/>
    <w:rsid w:val="00775D92"/>
    <w:rsid w:val="007769F1"/>
    <w:rsid w:val="00780E07"/>
    <w:rsid w:val="00781B64"/>
    <w:rsid w:val="00784445"/>
    <w:rsid w:val="00785D39"/>
    <w:rsid w:val="007918AF"/>
    <w:rsid w:val="00797BAA"/>
    <w:rsid w:val="007A1671"/>
    <w:rsid w:val="007A3914"/>
    <w:rsid w:val="007A5CF3"/>
    <w:rsid w:val="007A6DAE"/>
    <w:rsid w:val="007C122C"/>
    <w:rsid w:val="007C6691"/>
    <w:rsid w:val="007C669D"/>
    <w:rsid w:val="007C762D"/>
    <w:rsid w:val="007D2AB1"/>
    <w:rsid w:val="007E25AE"/>
    <w:rsid w:val="007F4AC5"/>
    <w:rsid w:val="00812715"/>
    <w:rsid w:val="00814E5D"/>
    <w:rsid w:val="008216B4"/>
    <w:rsid w:val="00850350"/>
    <w:rsid w:val="00862446"/>
    <w:rsid w:val="00884E01"/>
    <w:rsid w:val="0089574A"/>
    <w:rsid w:val="008B7478"/>
    <w:rsid w:val="008C7497"/>
    <w:rsid w:val="008D7F66"/>
    <w:rsid w:val="008E103F"/>
    <w:rsid w:val="008E45A4"/>
    <w:rsid w:val="008F67FC"/>
    <w:rsid w:val="008F7033"/>
    <w:rsid w:val="008F7BC6"/>
    <w:rsid w:val="00901351"/>
    <w:rsid w:val="00902B80"/>
    <w:rsid w:val="00915233"/>
    <w:rsid w:val="0092576B"/>
    <w:rsid w:val="00926756"/>
    <w:rsid w:val="00930A07"/>
    <w:rsid w:val="00935FF0"/>
    <w:rsid w:val="00937D69"/>
    <w:rsid w:val="00940DA9"/>
    <w:rsid w:val="00945786"/>
    <w:rsid w:val="00950CE5"/>
    <w:rsid w:val="00956C8C"/>
    <w:rsid w:val="00971CE9"/>
    <w:rsid w:val="0097710E"/>
    <w:rsid w:val="00996854"/>
    <w:rsid w:val="00997A72"/>
    <w:rsid w:val="009B68DE"/>
    <w:rsid w:val="009C09F3"/>
    <w:rsid w:val="009C23CD"/>
    <w:rsid w:val="009C2AA4"/>
    <w:rsid w:val="009C6B9C"/>
    <w:rsid w:val="009D23A6"/>
    <w:rsid w:val="009D6620"/>
    <w:rsid w:val="009E25DF"/>
    <w:rsid w:val="009F3546"/>
    <w:rsid w:val="009F53A7"/>
    <w:rsid w:val="009F5BCE"/>
    <w:rsid w:val="00A00825"/>
    <w:rsid w:val="00A11A21"/>
    <w:rsid w:val="00A50A9D"/>
    <w:rsid w:val="00A55351"/>
    <w:rsid w:val="00A637A7"/>
    <w:rsid w:val="00A64233"/>
    <w:rsid w:val="00A6508F"/>
    <w:rsid w:val="00A67905"/>
    <w:rsid w:val="00A70019"/>
    <w:rsid w:val="00A741A7"/>
    <w:rsid w:val="00A74A5F"/>
    <w:rsid w:val="00A8123F"/>
    <w:rsid w:val="00A84DBE"/>
    <w:rsid w:val="00A907F2"/>
    <w:rsid w:val="00A934CA"/>
    <w:rsid w:val="00A94D34"/>
    <w:rsid w:val="00AA06A3"/>
    <w:rsid w:val="00AB5409"/>
    <w:rsid w:val="00AC0FEB"/>
    <w:rsid w:val="00AC222A"/>
    <w:rsid w:val="00AD2180"/>
    <w:rsid w:val="00AD77A6"/>
    <w:rsid w:val="00AF0606"/>
    <w:rsid w:val="00AF31F6"/>
    <w:rsid w:val="00B012BC"/>
    <w:rsid w:val="00B22360"/>
    <w:rsid w:val="00B223C2"/>
    <w:rsid w:val="00B360C9"/>
    <w:rsid w:val="00B45810"/>
    <w:rsid w:val="00B60A00"/>
    <w:rsid w:val="00B656CE"/>
    <w:rsid w:val="00B81951"/>
    <w:rsid w:val="00BA0872"/>
    <w:rsid w:val="00BA5CA0"/>
    <w:rsid w:val="00BB4346"/>
    <w:rsid w:val="00BC4266"/>
    <w:rsid w:val="00BC7D04"/>
    <w:rsid w:val="00BD4E86"/>
    <w:rsid w:val="00BE36EE"/>
    <w:rsid w:val="00BE3DB6"/>
    <w:rsid w:val="00BE4B4C"/>
    <w:rsid w:val="00BF46A2"/>
    <w:rsid w:val="00BF4A81"/>
    <w:rsid w:val="00BF73DE"/>
    <w:rsid w:val="00C31C39"/>
    <w:rsid w:val="00C51779"/>
    <w:rsid w:val="00C54220"/>
    <w:rsid w:val="00C621B9"/>
    <w:rsid w:val="00C76374"/>
    <w:rsid w:val="00C83506"/>
    <w:rsid w:val="00C84BD1"/>
    <w:rsid w:val="00C9462A"/>
    <w:rsid w:val="00C94FA2"/>
    <w:rsid w:val="00CA1E36"/>
    <w:rsid w:val="00CA549B"/>
    <w:rsid w:val="00CA5A9D"/>
    <w:rsid w:val="00CA7B00"/>
    <w:rsid w:val="00CA7F47"/>
    <w:rsid w:val="00CB6455"/>
    <w:rsid w:val="00CB77C4"/>
    <w:rsid w:val="00CB7D0F"/>
    <w:rsid w:val="00CC193E"/>
    <w:rsid w:val="00CC3635"/>
    <w:rsid w:val="00CC4D33"/>
    <w:rsid w:val="00CC7413"/>
    <w:rsid w:val="00CE333D"/>
    <w:rsid w:val="00CE6929"/>
    <w:rsid w:val="00CF1ADC"/>
    <w:rsid w:val="00CF1C26"/>
    <w:rsid w:val="00CF2305"/>
    <w:rsid w:val="00CF6FE8"/>
    <w:rsid w:val="00D02E7B"/>
    <w:rsid w:val="00D0546D"/>
    <w:rsid w:val="00D2390F"/>
    <w:rsid w:val="00D267BC"/>
    <w:rsid w:val="00D272BD"/>
    <w:rsid w:val="00D317BB"/>
    <w:rsid w:val="00D32A34"/>
    <w:rsid w:val="00D44528"/>
    <w:rsid w:val="00D64310"/>
    <w:rsid w:val="00D67DE9"/>
    <w:rsid w:val="00D722F8"/>
    <w:rsid w:val="00D74F3C"/>
    <w:rsid w:val="00D76B76"/>
    <w:rsid w:val="00D84331"/>
    <w:rsid w:val="00D84B70"/>
    <w:rsid w:val="00D919E9"/>
    <w:rsid w:val="00D97962"/>
    <w:rsid w:val="00DA7A04"/>
    <w:rsid w:val="00DC3640"/>
    <w:rsid w:val="00DC61D9"/>
    <w:rsid w:val="00DC6747"/>
    <w:rsid w:val="00DC6FDE"/>
    <w:rsid w:val="00DD54E6"/>
    <w:rsid w:val="00DD7EDA"/>
    <w:rsid w:val="00DE30D5"/>
    <w:rsid w:val="00DE6EB2"/>
    <w:rsid w:val="00E01E56"/>
    <w:rsid w:val="00E02284"/>
    <w:rsid w:val="00E05232"/>
    <w:rsid w:val="00E10E1D"/>
    <w:rsid w:val="00E12FF0"/>
    <w:rsid w:val="00E13C34"/>
    <w:rsid w:val="00E149AB"/>
    <w:rsid w:val="00E20E0F"/>
    <w:rsid w:val="00E414F3"/>
    <w:rsid w:val="00E43647"/>
    <w:rsid w:val="00E45FB2"/>
    <w:rsid w:val="00E53F2E"/>
    <w:rsid w:val="00E56AEB"/>
    <w:rsid w:val="00E60772"/>
    <w:rsid w:val="00E62D99"/>
    <w:rsid w:val="00E6462E"/>
    <w:rsid w:val="00E722D4"/>
    <w:rsid w:val="00E80C36"/>
    <w:rsid w:val="00E94734"/>
    <w:rsid w:val="00EA5A3E"/>
    <w:rsid w:val="00EB0D65"/>
    <w:rsid w:val="00EC3076"/>
    <w:rsid w:val="00ED3B47"/>
    <w:rsid w:val="00ED42DA"/>
    <w:rsid w:val="00EE0218"/>
    <w:rsid w:val="00EE1818"/>
    <w:rsid w:val="00EE6818"/>
    <w:rsid w:val="00F01EC1"/>
    <w:rsid w:val="00F065A8"/>
    <w:rsid w:val="00F401D9"/>
    <w:rsid w:val="00F46FC4"/>
    <w:rsid w:val="00F531F1"/>
    <w:rsid w:val="00F53304"/>
    <w:rsid w:val="00F577B6"/>
    <w:rsid w:val="00F610D2"/>
    <w:rsid w:val="00F62A0B"/>
    <w:rsid w:val="00F6376C"/>
    <w:rsid w:val="00F64DC1"/>
    <w:rsid w:val="00F67CEF"/>
    <w:rsid w:val="00F72F5E"/>
    <w:rsid w:val="00F75B55"/>
    <w:rsid w:val="00F77F23"/>
    <w:rsid w:val="00F80CB0"/>
    <w:rsid w:val="00F8190B"/>
    <w:rsid w:val="00F84D6A"/>
    <w:rsid w:val="00F851B6"/>
    <w:rsid w:val="00F87BB6"/>
    <w:rsid w:val="00F93812"/>
    <w:rsid w:val="00F97154"/>
    <w:rsid w:val="00FA0DDC"/>
    <w:rsid w:val="00FE0D35"/>
    <w:rsid w:val="00FE0E0D"/>
    <w:rsid w:val="00FE46E2"/>
    <w:rsid w:val="00FE7E5D"/>
    <w:rsid w:val="00FF6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5463B"/>
  <w15:chartTrackingRefBased/>
  <w15:docId w15:val="{4D7793ED-3B22-894C-916D-3827804B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17F"/>
  </w:style>
  <w:style w:type="paragraph" w:styleId="Heading2">
    <w:name w:val="heading 2"/>
    <w:basedOn w:val="Normal"/>
    <w:next w:val="Normal"/>
    <w:link w:val="Heading2Char"/>
    <w:uiPriority w:val="9"/>
    <w:unhideWhenUsed/>
    <w:qFormat/>
    <w:rsid w:val="00F80CB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A96"/>
    <w:pPr>
      <w:ind w:left="720"/>
      <w:contextualSpacing/>
    </w:pPr>
  </w:style>
  <w:style w:type="character" w:styleId="CommentReference">
    <w:name w:val="annotation reference"/>
    <w:basedOn w:val="DefaultParagraphFont"/>
    <w:uiPriority w:val="99"/>
    <w:semiHidden/>
    <w:unhideWhenUsed/>
    <w:rsid w:val="003F1FF2"/>
    <w:rPr>
      <w:sz w:val="16"/>
      <w:szCs w:val="16"/>
    </w:rPr>
  </w:style>
  <w:style w:type="paragraph" w:styleId="CommentText">
    <w:name w:val="annotation text"/>
    <w:basedOn w:val="Normal"/>
    <w:link w:val="CommentTextChar"/>
    <w:uiPriority w:val="99"/>
    <w:unhideWhenUsed/>
    <w:rsid w:val="003F1FF2"/>
    <w:pPr>
      <w:widowControl w:val="0"/>
      <w:autoSpaceDE w:val="0"/>
      <w:autoSpaceDN w:val="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3F1FF2"/>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F80CB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62D99"/>
    <w:pPr>
      <w:tabs>
        <w:tab w:val="center" w:pos="4680"/>
        <w:tab w:val="right" w:pos="9360"/>
      </w:tabs>
    </w:pPr>
  </w:style>
  <w:style w:type="character" w:customStyle="1" w:styleId="HeaderChar">
    <w:name w:val="Header Char"/>
    <w:basedOn w:val="DefaultParagraphFont"/>
    <w:link w:val="Header"/>
    <w:uiPriority w:val="99"/>
    <w:rsid w:val="00E62D99"/>
  </w:style>
  <w:style w:type="paragraph" w:styleId="Footer">
    <w:name w:val="footer"/>
    <w:basedOn w:val="Normal"/>
    <w:link w:val="FooterChar"/>
    <w:uiPriority w:val="99"/>
    <w:unhideWhenUsed/>
    <w:rsid w:val="00E62D99"/>
    <w:pPr>
      <w:tabs>
        <w:tab w:val="center" w:pos="4680"/>
        <w:tab w:val="right" w:pos="9360"/>
      </w:tabs>
    </w:pPr>
  </w:style>
  <w:style w:type="character" w:customStyle="1" w:styleId="FooterChar">
    <w:name w:val="Footer Char"/>
    <w:basedOn w:val="DefaultParagraphFont"/>
    <w:link w:val="Footer"/>
    <w:uiPriority w:val="99"/>
    <w:rsid w:val="00E62D99"/>
  </w:style>
  <w:style w:type="character" w:styleId="LineNumber">
    <w:name w:val="line number"/>
    <w:basedOn w:val="DefaultParagraphFont"/>
    <w:uiPriority w:val="99"/>
    <w:semiHidden/>
    <w:unhideWhenUsed/>
    <w:rsid w:val="002A3B2A"/>
  </w:style>
  <w:style w:type="character" w:styleId="Hyperlink">
    <w:name w:val="Hyperlink"/>
    <w:basedOn w:val="DefaultParagraphFont"/>
    <w:uiPriority w:val="99"/>
    <w:unhideWhenUsed/>
    <w:rsid w:val="00A741A7"/>
    <w:rPr>
      <w:color w:val="0563C1" w:themeColor="hyperlink"/>
      <w:u w:val="single"/>
    </w:rPr>
  </w:style>
  <w:style w:type="character" w:styleId="UnresolvedMention">
    <w:name w:val="Unresolved Mention"/>
    <w:basedOn w:val="DefaultParagraphFont"/>
    <w:uiPriority w:val="99"/>
    <w:semiHidden/>
    <w:unhideWhenUsed/>
    <w:rsid w:val="00A741A7"/>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2E6A21"/>
    <w:pPr>
      <w:widowControl/>
      <w:autoSpaceDE/>
      <w:autoSpaceDN/>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2E6A21"/>
    <w:rPr>
      <w:rFonts w:ascii="Times New Roman" w:eastAsia="Times New Roman" w:hAnsi="Times New Roman" w:cs="Times New Roman"/>
      <w:b/>
      <w:bCs/>
      <w:sz w:val="20"/>
      <w:szCs w:val="20"/>
    </w:rPr>
  </w:style>
  <w:style w:type="paragraph" w:styleId="Revision">
    <w:name w:val="Revision"/>
    <w:hidden/>
    <w:uiPriority w:val="99"/>
    <w:semiHidden/>
    <w:rsid w:val="002E6A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281770">
      <w:bodyDiv w:val="1"/>
      <w:marLeft w:val="0"/>
      <w:marRight w:val="0"/>
      <w:marTop w:val="0"/>
      <w:marBottom w:val="0"/>
      <w:divBdr>
        <w:top w:val="none" w:sz="0" w:space="0" w:color="auto"/>
        <w:left w:val="none" w:sz="0" w:space="0" w:color="auto"/>
        <w:bottom w:val="none" w:sz="0" w:space="0" w:color="auto"/>
        <w:right w:val="none" w:sz="0" w:space="0" w:color="auto"/>
      </w:divBdr>
    </w:div>
    <w:div w:id="184944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ettings" Target="setting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emf"/><Relationship Id="rId32" Type="http://schemas.openxmlformats.org/officeDocument/2006/relationships/image" Target="media/image21.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7.jpe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46</Pages>
  <Words>52536</Words>
  <Characters>299459</Characters>
  <Application>Microsoft Office Word</Application>
  <DocSecurity>0</DocSecurity>
  <Lines>2495</Lines>
  <Paragraphs>702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Eberhart-Phillips</dc:creator>
  <cp:keywords/>
  <dc:description/>
  <cp:lastModifiedBy>Luke Eberhart-Phillips</cp:lastModifiedBy>
  <cp:revision>3</cp:revision>
  <dcterms:created xsi:type="dcterms:W3CDTF">2021-05-05T14:18:00Z</dcterms:created>
  <dcterms:modified xsi:type="dcterms:W3CDTF">2021-05-05T17:10:00Z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id="http://www.zotero.org/styles/evolution-letters"/&gt;&lt;format class="21"/&gt;&lt;count citations="86" publications="98"/&gt;&lt;/info&gt;PAPERS2_INFO_END</vt:lpwstr>
  </property>
</Properties>
</file>